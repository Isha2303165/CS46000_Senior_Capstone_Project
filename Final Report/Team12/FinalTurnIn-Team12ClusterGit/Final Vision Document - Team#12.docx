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spacing w:after="240" w:before="24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spacing w:after="240" w:before="24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pStyle w:val="Title"/>
        <w:jc w:val="center"/>
        <w:rPr>
          <w:color w:val="d9ead3"/>
          <w:shd w:fill="d9ead3" w:val="clear"/>
        </w:rPr>
      </w:pPr>
      <w:bookmarkStart w:colFirst="0" w:colLast="0" w:name="_heading=h.5gdo28dgh2ds" w:id="0"/>
      <w:bookmarkEnd w:id="0"/>
      <w:r w:rsidDel="00000000" w:rsidR="00000000" w:rsidRPr="00000000">
        <w:rPr>
          <w:color w:val="d9ead3"/>
          <w:shd w:fill="d9ead3" w:val="clear"/>
          <w:rtl w:val="0"/>
        </w:rPr>
        <w:t xml:space="preserve">—----------------</w:t>
      </w:r>
      <w:r w:rsidDel="00000000" w:rsidR="00000000" w:rsidRPr="00000000">
        <w:rPr>
          <w:b w:val="1"/>
          <w:bCs w:val="1"/>
          <w:shd w:fill="d9ead3" w:val="clear"/>
          <w:rtl w:val="0"/>
        </w:rPr>
        <w:t xml:space="preserve">ClusterGit</w:t>
      </w:r>
      <w:r w:rsidDel="00000000" w:rsidR="00000000" w:rsidRPr="00000000">
        <w:rPr>
          <w:color w:val="d9ead3"/>
          <w:shd w:fill="d9ead3" w:val="clear"/>
          <w:rtl w:val="0"/>
        </w:rPr>
        <w:t xml:space="preserve">—----------------</w:t>
      </w:r>
    </w:p>
    <w:p w:rsidR="00000000" w:rsidDel="00000000" w:rsidP="00000000" w:rsidRDefault="00000000" w:rsidRPr="00000000" w14:paraId="00000007">
      <w:pPr>
        <w:pStyle w:val="Title"/>
        <w:rPr/>
      </w:pPr>
      <w:bookmarkStart w:colFirst="0" w:colLast="0" w:name="_heading=h.vv6eqa1hmq0f" w:id="1"/>
      <w:bookmarkEnd w:id="1"/>
      <w:r w:rsidDel="00000000" w:rsidR="00000000" w:rsidRPr="00000000">
        <w:rPr>
          <w:rtl w:val="0"/>
        </w:rPr>
        <w:t xml:space="preserve">Vision Document</w:t>
      </w:r>
    </w:p>
    <w:p w:rsidR="00000000" w:rsidDel="00000000" w:rsidP="00000000" w:rsidRDefault="00000000" w:rsidRPr="00000000" w14:paraId="00000008">
      <w:pPr>
        <w:pStyle w:val="Subtitle"/>
        <w:rPr/>
      </w:pPr>
      <w:bookmarkStart w:colFirst="0" w:colLast="0" w:name="_heading=h.om6hxl3viq3o" w:id="2"/>
      <w:bookmarkEnd w:id="2"/>
      <w:r w:rsidDel="00000000" w:rsidR="00000000" w:rsidRPr="00000000">
        <w:rPr>
          <w:rtl w:val="0"/>
        </w:rPr>
      </w:r>
    </w:p>
    <w:p w:rsidR="00000000" w:rsidDel="00000000" w:rsidP="00000000" w:rsidRDefault="00000000" w:rsidRPr="00000000" w14:paraId="00000009">
      <w:pPr>
        <w:pStyle w:val="Subtitle"/>
        <w:rPr/>
      </w:pPr>
      <w:bookmarkStart w:colFirst="0" w:colLast="0" w:name="_heading=h.ep7u5mvl5jbz" w:id="3"/>
      <w:bookmarkEnd w:id="3"/>
      <w:r w:rsidDel="00000000" w:rsidR="00000000" w:rsidRPr="00000000">
        <w:rPr>
          <w:rtl w:val="0"/>
        </w:rPr>
        <w:t xml:space="preserve">Version 1.0</w:t>
        <w:br w:type="textWrapping"/>
      </w:r>
    </w:p>
    <w:p w:rsidR="00000000" w:rsidDel="00000000" w:rsidP="00000000" w:rsidRDefault="00000000" w:rsidRPr="00000000" w14:paraId="0000000A">
      <w:pPr>
        <w:rPr>
          <w:rFonts w:ascii="Cambria" w:cs="Cambria" w:eastAsia="Cambria" w:hAnsi="Cambria"/>
        </w:rPr>
      </w:pPr>
      <w:r w:rsidDel="00000000" w:rsidR="00000000" w:rsidRPr="00000000">
        <w:rPr>
          <w:rtl w:val="0"/>
        </w:rPr>
      </w:r>
    </w:p>
    <w:p w:rsidR="00000000" w:rsidDel="00000000" w:rsidP="00000000" w:rsidRDefault="00000000" w:rsidRPr="00000000" w14:paraId="0000000B">
      <w:pPr>
        <w:rPr>
          <w:rFonts w:ascii="Cambria" w:cs="Cambria" w:eastAsia="Cambria" w:hAnsi="Cambria"/>
        </w:rPr>
      </w:pPr>
      <w:r w:rsidDel="00000000" w:rsidR="00000000" w:rsidRPr="00000000">
        <w:rPr>
          <w:rtl w:val="0"/>
        </w:rPr>
      </w:r>
    </w:p>
    <w:p w:rsidR="00000000" w:rsidDel="00000000" w:rsidP="00000000" w:rsidRDefault="00000000" w:rsidRPr="00000000" w14:paraId="0000000C">
      <w:pPr>
        <w:rPr>
          <w:rFonts w:ascii="Cambria" w:cs="Cambria" w:eastAsia="Cambria" w:hAnsi="Cambria"/>
        </w:rPr>
      </w:pPr>
      <w:r w:rsidDel="00000000" w:rsidR="00000000" w:rsidRPr="00000000">
        <w:rPr>
          <w:rtl w:val="0"/>
        </w:rPr>
      </w:r>
    </w:p>
    <w:p w:rsidR="00000000" w:rsidDel="00000000" w:rsidP="00000000" w:rsidRDefault="00000000" w:rsidRPr="00000000" w14:paraId="0000000D">
      <w:pPr>
        <w:rPr>
          <w:rFonts w:ascii="Cambria" w:cs="Cambria" w:eastAsia="Cambria" w:hAnsi="Cambria"/>
        </w:rPr>
      </w:pPr>
      <w:r w:rsidDel="00000000" w:rsidR="00000000" w:rsidRPr="00000000">
        <w:rPr>
          <w:rtl w:val="0"/>
        </w:rPr>
      </w:r>
    </w:p>
    <w:p w:rsidR="00000000" w:rsidDel="00000000" w:rsidP="00000000" w:rsidRDefault="00000000" w:rsidRPr="00000000" w14:paraId="0000000E">
      <w:pPr>
        <w:rPr>
          <w:rFonts w:ascii="Cambria" w:cs="Cambria" w:eastAsia="Cambria" w:hAnsi="Cambria"/>
        </w:rPr>
      </w:pPr>
      <w:r w:rsidDel="00000000" w:rsidR="00000000" w:rsidRPr="00000000">
        <w:rPr>
          <w:rtl w:val="0"/>
        </w:rPr>
      </w:r>
    </w:p>
    <w:p w:rsidR="00000000" w:rsidDel="00000000" w:rsidP="00000000" w:rsidRDefault="00000000" w:rsidRPr="00000000" w14:paraId="0000000F">
      <w:pPr>
        <w:rPr>
          <w:rFonts w:ascii="Cambria" w:cs="Cambria" w:eastAsia="Cambria" w:hAnsi="Cambria"/>
        </w:rPr>
      </w:pPr>
      <w:r w:rsidDel="00000000" w:rsidR="00000000" w:rsidRPr="00000000">
        <w:rPr>
          <w:rtl w:val="0"/>
        </w:rPr>
      </w:r>
    </w:p>
    <w:p w:rsidR="00000000" w:rsidDel="00000000" w:rsidP="00000000" w:rsidRDefault="00000000" w:rsidRPr="00000000" w14:paraId="00000010">
      <w:pPr>
        <w:rPr>
          <w:rFonts w:ascii="Cambria" w:cs="Cambria" w:eastAsia="Cambria" w:hAnsi="Cambria"/>
        </w:rPr>
      </w:pPr>
      <w:r w:rsidDel="00000000" w:rsidR="00000000" w:rsidRPr="00000000">
        <w:rPr>
          <w:rtl w:val="0"/>
        </w:rPr>
      </w:r>
    </w:p>
    <w:p w:rsidR="00000000" w:rsidDel="00000000" w:rsidP="00000000" w:rsidRDefault="00000000" w:rsidRPr="00000000" w14:paraId="00000011">
      <w:pPr>
        <w:rPr>
          <w:rFonts w:ascii="Cambria" w:cs="Cambria" w:eastAsia="Cambria" w:hAnsi="Cambria"/>
        </w:rPr>
      </w:pPr>
      <w:r w:rsidDel="00000000" w:rsidR="00000000" w:rsidRPr="00000000">
        <w:rPr>
          <w:rtl w:val="0"/>
        </w:rPr>
      </w:r>
    </w:p>
    <w:p w:rsidR="00000000" w:rsidDel="00000000" w:rsidP="00000000" w:rsidRDefault="00000000" w:rsidRPr="00000000" w14:paraId="00000012">
      <w:pPr>
        <w:rPr>
          <w:rFonts w:ascii="Cambria" w:cs="Cambria" w:eastAsia="Cambria" w:hAnsi="Cambria"/>
        </w:rPr>
      </w:pPr>
      <w:r w:rsidDel="00000000" w:rsidR="00000000" w:rsidRPr="00000000">
        <w:rPr>
          <w:rtl w:val="0"/>
        </w:rPr>
      </w:r>
    </w:p>
    <w:p w:rsidR="00000000" w:rsidDel="00000000" w:rsidP="00000000" w:rsidRDefault="00000000" w:rsidRPr="00000000" w14:paraId="00000013">
      <w:pPr>
        <w:rPr>
          <w:rFonts w:ascii="Cambria" w:cs="Cambria" w:eastAsia="Cambria" w:hAnsi="Cambria"/>
        </w:rPr>
      </w:pPr>
      <w:r w:rsidDel="00000000" w:rsidR="00000000" w:rsidRPr="00000000">
        <w:rPr>
          <w:rtl w:val="0"/>
        </w:rPr>
      </w:r>
    </w:p>
    <w:p w:rsidR="00000000" w:rsidDel="00000000" w:rsidP="00000000" w:rsidRDefault="00000000" w:rsidRPr="00000000" w14:paraId="00000014">
      <w:pPr>
        <w:rPr>
          <w:rFonts w:ascii="Cambria" w:cs="Cambria" w:eastAsia="Cambria" w:hAnsi="Cambria"/>
        </w:rPr>
      </w:pPr>
      <w:r w:rsidDel="00000000" w:rsidR="00000000" w:rsidRPr="00000000">
        <w:rPr>
          <w:rtl w:val="0"/>
        </w:rPr>
      </w:r>
    </w:p>
    <w:p w:rsidR="00000000" w:rsidDel="00000000" w:rsidP="00000000" w:rsidRDefault="00000000" w:rsidRPr="00000000" w14:paraId="00000015">
      <w:pPr>
        <w:rPr>
          <w:rFonts w:ascii="Cambria" w:cs="Cambria" w:eastAsia="Cambria" w:hAnsi="Cambria"/>
        </w:rPr>
      </w:pPr>
      <w:r w:rsidDel="00000000" w:rsidR="00000000" w:rsidRPr="00000000">
        <w:rPr>
          <w:rtl w:val="0"/>
        </w:rPr>
      </w:r>
    </w:p>
    <w:p w:rsidR="00000000" w:rsidDel="00000000" w:rsidP="00000000" w:rsidRDefault="00000000" w:rsidRPr="00000000" w14:paraId="00000016">
      <w:pPr>
        <w:pStyle w:val="Subtitle"/>
        <w:spacing w:after="0" w:before="0" w:line="276" w:lineRule="auto"/>
        <w:jc w:val="center"/>
        <w:rPr/>
      </w:pPr>
      <w:bookmarkStart w:colFirst="0" w:colLast="0" w:name="_heading=h.yf4m5sk6yhoo" w:id="4"/>
      <w:bookmarkEnd w:id="4"/>
      <w:r w:rsidDel="00000000" w:rsidR="00000000" w:rsidRPr="00000000">
        <w:rPr>
          <w:rtl w:val="0"/>
        </w:rPr>
        <w:t xml:space="preserve">Team Members:</w:t>
      </w:r>
    </w:p>
    <w:p w:rsidR="00000000" w:rsidDel="00000000" w:rsidP="00000000" w:rsidRDefault="00000000" w:rsidRPr="00000000" w14:paraId="00000017">
      <w:pPr>
        <w:pStyle w:val="Subtitle"/>
        <w:spacing w:after="0" w:before="0" w:line="276" w:lineRule="auto"/>
        <w:jc w:val="center"/>
        <w:rPr/>
      </w:pPr>
      <w:bookmarkStart w:colFirst="0" w:colLast="0" w:name="_heading=h.kahc9633xy4m" w:id="5"/>
      <w:bookmarkEnd w:id="5"/>
      <w:r w:rsidDel="00000000" w:rsidR="00000000" w:rsidRPr="00000000">
        <w:rPr>
          <w:rtl w:val="0"/>
        </w:rPr>
        <w:t xml:space="preserve">Lauren Robison</w:t>
      </w:r>
    </w:p>
    <w:p w:rsidR="00000000" w:rsidDel="00000000" w:rsidP="00000000" w:rsidRDefault="00000000" w:rsidRPr="00000000" w14:paraId="00000018">
      <w:pPr>
        <w:pStyle w:val="Subtitle"/>
        <w:spacing w:after="0" w:before="0" w:line="276" w:lineRule="auto"/>
        <w:jc w:val="center"/>
        <w:rPr/>
      </w:pPr>
      <w:bookmarkStart w:colFirst="0" w:colLast="0" w:name="_heading=h.8gagi13crcji" w:id="6"/>
      <w:bookmarkEnd w:id="6"/>
      <w:r w:rsidDel="00000000" w:rsidR="00000000" w:rsidRPr="00000000">
        <w:rPr>
          <w:rtl w:val="0"/>
        </w:rPr>
        <w:t xml:space="preserve">Conner Reiter</w:t>
      </w:r>
    </w:p>
    <w:p w:rsidR="00000000" w:rsidDel="00000000" w:rsidP="00000000" w:rsidRDefault="00000000" w:rsidRPr="00000000" w14:paraId="00000019">
      <w:pPr>
        <w:pStyle w:val="Subtitle"/>
        <w:spacing w:after="0" w:before="0" w:line="276" w:lineRule="auto"/>
        <w:jc w:val="center"/>
        <w:rPr/>
      </w:pPr>
      <w:bookmarkStart w:colFirst="0" w:colLast="0" w:name="_heading=h.5q5gaktdxwj2" w:id="7"/>
      <w:bookmarkEnd w:id="7"/>
      <w:r w:rsidDel="00000000" w:rsidR="00000000" w:rsidRPr="00000000">
        <w:rPr>
          <w:rtl w:val="0"/>
        </w:rPr>
        <w:t xml:space="preserve">Sean Sikora</w:t>
      </w:r>
    </w:p>
    <w:p w:rsidR="00000000" w:rsidDel="00000000" w:rsidP="00000000" w:rsidRDefault="00000000" w:rsidRPr="00000000" w14:paraId="0000001A">
      <w:pPr>
        <w:pStyle w:val="Subtitle"/>
        <w:spacing w:after="0" w:before="0" w:line="276" w:lineRule="auto"/>
        <w:jc w:val="center"/>
        <w:rPr/>
      </w:pPr>
      <w:bookmarkStart w:colFirst="0" w:colLast="0" w:name="_heading=h.dtcnjcnnsgeu" w:id="8"/>
      <w:bookmarkEnd w:id="8"/>
      <w:r w:rsidDel="00000000" w:rsidR="00000000" w:rsidRPr="00000000">
        <w:rPr>
          <w:rtl w:val="0"/>
        </w:rPr>
        <w:t xml:space="preserve">Brandon Springer</w:t>
      </w:r>
    </w:p>
    <w:p w:rsidR="00000000" w:rsidDel="00000000" w:rsidP="00000000" w:rsidRDefault="00000000" w:rsidRPr="00000000" w14:paraId="0000001B">
      <w:pPr>
        <w:pStyle w:val="Subtitle"/>
        <w:spacing w:after="0" w:before="0" w:line="276" w:lineRule="auto"/>
        <w:jc w:val="center"/>
        <w:rPr/>
      </w:pPr>
      <w:bookmarkStart w:colFirst="0" w:colLast="0" w:name="_heading=h.pintn34h5lpv" w:id="9"/>
      <w:bookmarkEnd w:id="9"/>
      <w:r w:rsidDel="00000000" w:rsidR="00000000" w:rsidRPr="00000000">
        <w:rPr>
          <w:rtl w:val="0"/>
        </w:rPr>
        <w:t xml:space="preserve">Sasha Tapinsh</w:t>
      </w:r>
    </w:p>
    <w:p w:rsidR="00000000" w:rsidDel="00000000" w:rsidP="00000000" w:rsidRDefault="00000000" w:rsidRPr="00000000" w14:paraId="0000001C">
      <w:pPr>
        <w:spacing w:line="36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D">
      <w:pPr>
        <w:pStyle w:val="Subtitle"/>
        <w:spacing w:after="0" w:before="0" w:lineRule="auto"/>
        <w:jc w:val="center"/>
        <w:rPr>
          <w:b w:val="1"/>
          <w:bCs w:val="1"/>
          <w:sz w:val="20"/>
          <w:szCs w:val="20"/>
        </w:rPr>
      </w:pPr>
      <w:bookmarkStart w:colFirst="0" w:colLast="0" w:name="_heading=h.88536jm2034h" w:id="10"/>
      <w:bookmarkEnd w:id="10"/>
      <w:r w:rsidDel="00000000" w:rsidR="00000000" w:rsidRPr="00000000">
        <w:rPr>
          <w:b w:val="1"/>
          <w:bCs w:val="1"/>
          <w:sz w:val="26"/>
          <w:szCs w:val="26"/>
          <w:rtl w:val="0"/>
        </w:rPr>
        <w:t xml:space="preserve">Revision History</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945"/>
        <w:gridCol w:w="2115"/>
        <w:gridCol w:w="4965"/>
        <w:tblGridChange w:id="0">
          <w:tblGrid>
            <w:gridCol w:w="1335"/>
            <w:gridCol w:w="945"/>
            <w:gridCol w:w="2115"/>
            <w:gridCol w:w="4965"/>
          </w:tblGrid>
        </w:tblGridChange>
      </w:tblGrid>
      <w:tr>
        <w:trPr>
          <w:cantSplit w:val="0"/>
          <w:tblHeader w:val="0"/>
        </w:trPr>
        <w:tc>
          <w:tcPr>
            <w:shd w:fill="d9ead3" w:val="clear"/>
            <w:tcMar>
              <w:left w:w="0.0" w:type="dxa"/>
              <w:right w:w="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w:t>
            </w:r>
          </w:p>
        </w:tc>
        <w:tc>
          <w:tcPr>
            <w:shd w:fill="d9ead3" w:val="clear"/>
            <w:tcMar>
              <w:left w:w="0.0" w:type="dxa"/>
              <w:right w:w="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Version</w:t>
            </w:r>
          </w:p>
        </w:tc>
        <w:tc>
          <w:tcPr>
            <w:shd w:fill="d9ead3" w:val="clear"/>
            <w:tcMar>
              <w:left w:w="0.0" w:type="dxa"/>
              <w:right w:w="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Description</w:t>
            </w:r>
          </w:p>
        </w:tc>
        <w:tc>
          <w:tcPr>
            <w:shd w:fill="d9ead3" w:val="clear"/>
            <w:tcMar>
              <w:left w:w="0.0" w:type="dxa"/>
              <w:right w:w="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Name(s)</w:t>
            </w:r>
          </w:p>
        </w:tc>
      </w:tr>
      <w:tr>
        <w:trPr>
          <w:cantSplit w:val="0"/>
          <w:tblHeader w:val="0"/>
        </w:trPr>
        <w:tc>
          <w:tcPr>
            <w:shd w:fill="auto" w:val="clear"/>
            <w:tcMar>
              <w:left w:w="0.0" w:type="dxa"/>
              <w:right w:w="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9/25/25</w:t>
            </w:r>
          </w:p>
        </w:tc>
        <w:tc>
          <w:tcPr>
            <w:shd w:fill="auto" w:val="clear"/>
            <w:tcMar>
              <w:left w:w="0.0" w:type="dxa"/>
              <w:right w:w="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w:t>
            </w:r>
          </w:p>
        </w:tc>
        <w:tc>
          <w:tcPr>
            <w:shd w:fill="auto" w:val="clear"/>
            <w:tcMar>
              <w:left w:w="0.0" w:type="dxa"/>
              <w:right w:w="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 creation</w:t>
            </w:r>
          </w:p>
        </w:tc>
        <w:tc>
          <w:tcPr>
            <w:shd w:fill="auto" w:val="clear"/>
            <w:tcMar>
              <w:left w:w="0.0" w:type="dxa"/>
              <w:right w:w="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Lauren Robison</w:t>
            </w:r>
          </w:p>
        </w:tc>
      </w:tr>
      <w:tr>
        <w:trPr>
          <w:cantSplit w:val="0"/>
          <w:tblHeader w:val="0"/>
        </w:trPr>
        <w:tc>
          <w:tcPr>
            <w:shd w:fill="auto" w:val="clear"/>
            <w:tcMar>
              <w:left w:w="0.0" w:type="dxa"/>
              <w:right w:w="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10/3/25</w:t>
            </w:r>
          </w:p>
        </w:tc>
        <w:tc>
          <w:tcPr>
            <w:shd w:fill="auto" w:val="clear"/>
            <w:tcMar>
              <w:left w:w="0.0" w:type="dxa"/>
              <w:right w:w="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w:t>
            </w:r>
          </w:p>
        </w:tc>
        <w:tc>
          <w:tcPr>
            <w:shd w:fill="auto" w:val="clear"/>
            <w:tcMar>
              <w:left w:w="0.0" w:type="dxa"/>
              <w:right w:w="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w:t>
            </w:r>
          </w:p>
        </w:tc>
        <w:tc>
          <w:tcPr>
            <w:shd w:fill="auto" w:val="clear"/>
            <w:tcMar>
              <w:left w:w="0.0" w:type="dxa"/>
              <w:right w:w="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Brandon Springer, Conner Reiter, Sasha Tapinsh</w:t>
            </w:r>
          </w:p>
        </w:tc>
      </w:tr>
      <w:sdt>
        <w:sdtPr>
          <w:id w:val="1678521034"/>
          <w:tag w:val="goog_rdk_0"/>
        </w:sdtPr>
        <w:sdtContent>
          <w:tr>
            <w:trPr>
              <w:cantSplit w:val="0"/>
              <w:trHeight w:val="510" w:hRule="atLeast"/>
              <w:tblHeader w:val="0"/>
              <w:trPrChange w:author="a on" w:id="0" w:date="2025-11-30T19:37:03Z">
                <w:trPr>
                  <w:cantSplit w:val="0"/>
                  <w:trHeight w:val="345" w:hRule="atLeast"/>
                  <w:tblHeader w:val="0"/>
                </w:trPr>
              </w:trPrChange>
            </w:trPr>
            <w:tc>
              <w:tcPr>
                <w:shd w:fill="auto" w:val="clear"/>
                <w:tcMar>
                  <w:left w:w="0.0" w:type="dxa"/>
                  <w:right w:w="0.0" w:type="dxa"/>
                </w:tcMar>
                <w:tcPrChange w:author="a on" w:id="0" w:date="2025-11-30T19:37:03Z">
                  <w:tcPr>
                    <w:shd w:fill="auto" w:val="clear"/>
                    <w:tcMar>
                      <w:left w:w="0.0" w:type="dxa"/>
                      <w:right w:w="0.0" w:type="dxa"/>
                    </w:tcMar>
                  </w:tcPr>
                </w:tcPrChange>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10/03/25</w:t>
                </w:r>
              </w:p>
            </w:tc>
            <w:tc>
              <w:tcPr>
                <w:shd w:fill="auto" w:val="clear"/>
                <w:tcMar>
                  <w:left w:w="0.0" w:type="dxa"/>
                  <w:right w:w="0.0" w:type="dxa"/>
                </w:tcMar>
                <w:tcPrChange w:author="a on" w:id="0" w:date="2025-11-30T19:37:03Z">
                  <w:tcPr>
                    <w:shd w:fill="auto" w:val="clear"/>
                    <w:tcMar>
                      <w:left w:w="0.0" w:type="dxa"/>
                      <w:right w:w="0.0" w:type="dxa"/>
                    </w:tcMar>
                  </w:tcPr>
                </w:tcPrChange>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w:t>
                </w:r>
              </w:p>
            </w:tc>
            <w:tc>
              <w:tcPr>
                <w:shd w:fill="auto" w:val="clear"/>
                <w:tcMar>
                  <w:left w:w="0.0" w:type="dxa"/>
                  <w:right w:w="0.0" w:type="dxa"/>
                </w:tcMar>
                <w:tcPrChange w:author="a on" w:id="0" w:date="2025-11-30T19:37:03Z">
                  <w:tcPr>
                    <w:shd w:fill="auto" w:val="clear"/>
                    <w:tcMar>
                      <w:left w:w="0.0" w:type="dxa"/>
                      <w:right w:w="0.0" w:type="dxa"/>
                    </w:tcMar>
                  </w:tcPr>
                </w:tcPrChange>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Added Glossary and References</w:t>
                </w:r>
              </w:p>
            </w:tc>
            <w:tc>
              <w:tcPr>
                <w:shd w:fill="auto" w:val="clear"/>
                <w:tcMar>
                  <w:left w:w="0.0" w:type="dxa"/>
                  <w:right w:w="0.0" w:type="dxa"/>
                </w:tcMar>
                <w:tcPrChange w:author="a on" w:id="0" w:date="2025-11-30T19:37:03Z">
                  <w:tcPr>
                    <w:shd w:fill="auto" w:val="clear"/>
                    <w:tcMar>
                      <w:left w:w="0.0" w:type="dxa"/>
                      <w:right w:w="0.0" w:type="dxa"/>
                    </w:tcMar>
                  </w:tcPr>
                </w:tcPrChange>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Sean Sikora</w:t>
                </w:r>
              </w:p>
            </w:tc>
          </w:tr>
        </w:sdtContent>
      </w:sdt>
      <w:sdt>
        <w:sdtPr>
          <w:id w:val="-534061528"/>
          <w:tag w:val="goog_rdk_2"/>
        </w:sdtPr>
        <w:sdtContent>
          <w:tr>
            <w:trPr>
              <w:cantSplit w:val="0"/>
              <w:trHeight w:val="510" w:hRule="atLeast"/>
              <w:tblHeader w:val="0"/>
              <w:ins w:author="a on" w:id="1" w:date="2025-11-30T19:37:10Z"/>
            </w:trPr>
            <w:tc>
              <w:tcPr>
                <w:shd w:fill="auto" w:val="clear"/>
                <w:tcMar>
                  <w:left w:w="0.0" w:type="dxa"/>
                  <w:right w:w="0.0" w:type="dxa"/>
                </w:tcMar>
              </w:tcPr>
              <w:sdt>
                <w:sdtPr>
                  <w:id w:val="-2033791234"/>
                  <w:tag w:val="goog_rdk_5"/>
                </w:sdtPr>
                <w:sdtContent>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jc w:val="center"/>
                      <w:rPr>
                        <w:ins w:author="a on" w:id="1" w:date="2025-11-30T19:37:10Z"/>
                        <w:rFonts w:ascii="Cambria" w:cs="Cambria" w:eastAsia="Cambria" w:hAnsi="Cambria"/>
                        <w:sz w:val="24"/>
                        <w:szCs w:val="24"/>
                        <w:rPrChange w:author="a on" w:id="2" w:date="2025-11-30T19:37:10Z">
                          <w:rPr>
                            <w:rFonts w:ascii="Cambria" w:cs="Cambria" w:eastAsia="Cambria" w:hAnsi="Cambria"/>
                            <w:sz w:val="24"/>
                            <w:szCs w:val="24"/>
                          </w:rPr>
                        </w:rPrChange>
                      </w:rPr>
                    </w:pPr>
                    <w:sdt>
                      <w:sdtPr>
                        <w:id w:val="-553526283"/>
                        <w:tag w:val="goog_rdk_3"/>
                      </w:sdtPr>
                      <w:sdtContent>
                        <w:ins w:author="a on" w:id="1" w:date="2025-11-30T19:37:10Z"/>
                        <w:sdt>
                          <w:sdtPr>
                            <w:id w:val="-1340500955"/>
                            <w:tag w:val="goog_rdk_4"/>
                          </w:sdtPr>
                          <w:sdtContent>
                            <w:ins w:author="a on" w:id="1" w:date="2025-11-30T19:37:10Z">
                              <w:r w:rsidDel="00000000" w:rsidR="00000000" w:rsidRPr="00000000">
                                <w:rPr>
                                  <w:rFonts w:ascii="Cambria" w:cs="Cambria" w:eastAsia="Cambria" w:hAnsi="Cambria"/>
                                  <w:sz w:val="24"/>
                                  <w:szCs w:val="24"/>
                                  <w:rtl w:val="0"/>
                                  <w:rPrChange w:author="a on" w:id="2" w:date="2025-11-30T19:37:10Z">
                                    <w:rPr>
                                      <w:rFonts w:ascii="Cambria" w:cs="Cambria" w:eastAsia="Cambria" w:hAnsi="Cambria"/>
                                      <w:sz w:val="24"/>
                                      <w:szCs w:val="24"/>
                                    </w:rPr>
                                  </w:rPrChange>
                                </w:rPr>
                                <w:t xml:space="preserve">11/30/25</w:t>
                              </w:r>
                            </w:ins>
                          </w:sdtContent>
                        </w:sdt>
                        <w:ins w:author="a on" w:id="1" w:date="2025-11-30T19:37:10Z"/>
                      </w:sdtContent>
                    </w:sdt>
                  </w:p>
                </w:sdtContent>
              </w:sdt>
            </w:tc>
            <w:tc>
              <w:tcPr>
                <w:shd w:fill="auto" w:val="clear"/>
                <w:tcMar>
                  <w:left w:w="0.0" w:type="dxa"/>
                  <w:right w:w="0.0" w:type="dxa"/>
                </w:tcMar>
              </w:tcPr>
              <w:sdt>
                <w:sdtPr>
                  <w:id w:val="-1684682202"/>
                  <w:tag w:val="goog_rdk_8"/>
                </w:sdtPr>
                <w:sdtContent>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jc w:val="center"/>
                      <w:rPr>
                        <w:ins w:author="a on" w:id="1" w:date="2025-11-30T19:37:10Z"/>
                        <w:rFonts w:ascii="Cambria" w:cs="Cambria" w:eastAsia="Cambria" w:hAnsi="Cambria"/>
                        <w:sz w:val="24"/>
                        <w:szCs w:val="24"/>
                        <w:rPrChange w:author="a on" w:id="2" w:date="2025-11-30T19:37:10Z">
                          <w:rPr>
                            <w:rFonts w:ascii="Cambria" w:cs="Cambria" w:eastAsia="Cambria" w:hAnsi="Cambria"/>
                            <w:sz w:val="24"/>
                            <w:szCs w:val="24"/>
                          </w:rPr>
                        </w:rPrChange>
                      </w:rPr>
                    </w:pPr>
                    <w:sdt>
                      <w:sdtPr>
                        <w:id w:val="1104600512"/>
                        <w:tag w:val="goog_rdk_6"/>
                      </w:sdtPr>
                      <w:sdtContent>
                        <w:ins w:author="a on" w:id="1" w:date="2025-11-30T19:37:10Z"/>
                        <w:sdt>
                          <w:sdtPr>
                            <w:id w:val="-1551316975"/>
                            <w:tag w:val="goog_rdk_7"/>
                          </w:sdtPr>
                          <w:sdtContent>
                            <w:ins w:author="a on" w:id="1" w:date="2025-11-30T19:37:10Z">
                              <w:r w:rsidDel="00000000" w:rsidR="00000000" w:rsidRPr="00000000">
                                <w:rPr>
                                  <w:rFonts w:ascii="Cambria" w:cs="Cambria" w:eastAsia="Cambria" w:hAnsi="Cambria"/>
                                  <w:sz w:val="24"/>
                                  <w:szCs w:val="24"/>
                                  <w:rtl w:val="0"/>
                                  <w:rPrChange w:author="a on" w:id="2" w:date="2025-11-30T19:37:10Z">
                                    <w:rPr>
                                      <w:rFonts w:ascii="Cambria" w:cs="Cambria" w:eastAsia="Cambria" w:hAnsi="Cambria"/>
                                      <w:sz w:val="24"/>
                                      <w:szCs w:val="24"/>
                                    </w:rPr>
                                  </w:rPrChange>
                                </w:rPr>
                                <w:t xml:space="preserve">0.4</w:t>
                              </w:r>
                            </w:ins>
                          </w:sdtContent>
                        </w:sdt>
                        <w:ins w:author="a on" w:id="1" w:date="2025-11-30T19:37:10Z"/>
                      </w:sdtContent>
                    </w:sdt>
                  </w:p>
                </w:sdtContent>
              </w:sdt>
            </w:tc>
            <w:tc>
              <w:tcPr>
                <w:shd w:fill="auto" w:val="clear"/>
                <w:tcMar>
                  <w:left w:w="0.0" w:type="dxa"/>
                  <w:right w:w="0.0" w:type="dxa"/>
                </w:tcMar>
              </w:tcPr>
              <w:sdt>
                <w:sdtPr>
                  <w:id w:val="-1679062829"/>
                  <w:tag w:val="goog_rdk_11"/>
                </w:sdtPr>
                <w:sdtContent>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rPr>
                        <w:ins w:author="a on" w:id="1" w:date="2025-11-30T19:37:10Z"/>
                        <w:rFonts w:ascii="Cambria" w:cs="Cambria" w:eastAsia="Cambria" w:hAnsi="Cambria"/>
                        <w:sz w:val="24"/>
                        <w:szCs w:val="24"/>
                        <w:rPrChange w:author="a on" w:id="2" w:date="2025-11-30T19:37:10Z">
                          <w:rPr>
                            <w:rFonts w:ascii="Cambria" w:cs="Cambria" w:eastAsia="Cambria" w:hAnsi="Cambria"/>
                            <w:sz w:val="24"/>
                            <w:szCs w:val="24"/>
                          </w:rPr>
                        </w:rPrChange>
                      </w:rPr>
                    </w:pPr>
                    <w:sdt>
                      <w:sdtPr>
                        <w:id w:val="-437607883"/>
                        <w:tag w:val="goog_rdk_9"/>
                      </w:sdtPr>
                      <w:sdtContent>
                        <w:ins w:author="a on" w:id="1" w:date="2025-11-30T19:37:10Z"/>
                        <w:sdt>
                          <w:sdtPr>
                            <w:id w:val="607875812"/>
                            <w:tag w:val="goog_rdk_10"/>
                          </w:sdtPr>
                          <w:sdtContent>
                            <w:ins w:author="a on" w:id="1" w:date="2025-11-30T19:37:10Z">
                              <w:r w:rsidDel="00000000" w:rsidR="00000000" w:rsidRPr="00000000">
                                <w:rPr>
                                  <w:rFonts w:ascii="Cambria" w:cs="Cambria" w:eastAsia="Cambria" w:hAnsi="Cambria"/>
                                  <w:sz w:val="24"/>
                                  <w:szCs w:val="24"/>
                                  <w:rtl w:val="0"/>
                                  <w:rPrChange w:author="a on" w:id="2" w:date="2025-11-30T19:37:10Z">
                                    <w:rPr>
                                      <w:rFonts w:ascii="Cambria" w:cs="Cambria" w:eastAsia="Cambria" w:hAnsi="Cambria"/>
                                      <w:sz w:val="24"/>
                                      <w:szCs w:val="24"/>
                                    </w:rPr>
                                  </w:rPrChange>
                                </w:rPr>
                                <w:t xml:space="preserve">Audit</w:t>
                              </w:r>
                            </w:ins>
                          </w:sdtContent>
                        </w:sdt>
                        <w:ins w:author="a on" w:id="1" w:date="2025-11-30T19:37:10Z"/>
                      </w:sdtContent>
                    </w:sdt>
                  </w:p>
                </w:sdtContent>
              </w:sdt>
            </w:tc>
            <w:tc>
              <w:tcPr>
                <w:shd w:fill="auto" w:val="clear"/>
                <w:tcMar>
                  <w:left w:w="0.0" w:type="dxa"/>
                  <w:right w:w="0.0" w:type="dxa"/>
                </w:tcMar>
              </w:tcPr>
              <w:sdt>
                <w:sdtPr>
                  <w:id w:val="599393189"/>
                  <w:tag w:val="goog_rdk_14"/>
                </w:sdtPr>
                <w:sdtContent>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ins w:author="a on" w:id="1" w:date="2025-11-30T19:37:10Z"/>
                        <w:rFonts w:ascii="Cambria" w:cs="Cambria" w:eastAsia="Cambria" w:hAnsi="Cambria"/>
                        <w:sz w:val="24"/>
                        <w:szCs w:val="24"/>
                        <w:rPrChange w:author="a on" w:id="2" w:date="2025-11-30T19:37:10Z">
                          <w:rPr>
                            <w:rFonts w:ascii="Cambria" w:cs="Cambria" w:eastAsia="Cambria" w:hAnsi="Cambria"/>
                            <w:sz w:val="24"/>
                            <w:szCs w:val="24"/>
                          </w:rPr>
                        </w:rPrChange>
                      </w:rPr>
                    </w:pPr>
                    <w:sdt>
                      <w:sdtPr>
                        <w:id w:val="1516888542"/>
                        <w:tag w:val="goog_rdk_12"/>
                      </w:sdtPr>
                      <w:sdtContent>
                        <w:ins w:author="a on" w:id="1" w:date="2025-11-30T19:37:10Z"/>
                        <w:sdt>
                          <w:sdtPr>
                            <w:id w:val="125880594"/>
                            <w:tag w:val="goog_rdk_13"/>
                          </w:sdtPr>
                          <w:sdtContent>
                            <w:ins w:author="a on" w:id="1" w:date="2025-11-30T19:37:10Z">
                              <w:r w:rsidDel="00000000" w:rsidR="00000000" w:rsidRPr="00000000">
                                <w:rPr>
                                  <w:rFonts w:ascii="Cambria" w:cs="Cambria" w:eastAsia="Cambria" w:hAnsi="Cambria"/>
                                  <w:sz w:val="24"/>
                                  <w:szCs w:val="24"/>
                                  <w:rtl w:val="0"/>
                                  <w:rPrChange w:author="a on" w:id="2" w:date="2025-11-30T19:37:10Z">
                                    <w:rPr>
                                      <w:rFonts w:ascii="Cambria" w:cs="Cambria" w:eastAsia="Cambria" w:hAnsi="Cambria"/>
                                      <w:sz w:val="24"/>
                                      <w:szCs w:val="24"/>
                                    </w:rPr>
                                  </w:rPrChange>
                                </w:rPr>
                                <w:t xml:space="preserve">Conner Reiter</w:t>
                              </w:r>
                            </w:ins>
                          </w:sdtContent>
                        </w:sdt>
                        <w:ins w:author="a on" w:id="1" w:date="2025-11-30T19:37:10Z"/>
                      </w:sdtContent>
                    </w:sdt>
                  </w:p>
                </w:sdtContent>
              </w:sdt>
            </w:tc>
          </w:tr>
        </w:sdtContent>
      </w:sdt>
    </w:tbl>
    <w:p w:rsidR="00000000" w:rsidDel="00000000" w:rsidP="00000000" w:rsidRDefault="00000000" w:rsidRPr="00000000" w14:paraId="00000032">
      <w:pPr>
        <w:pStyle w:val="Subtitle"/>
        <w:spacing w:after="0" w:lineRule="auto"/>
        <w:rPr>
          <w:sz w:val="20"/>
          <w:szCs w:val="20"/>
        </w:rPr>
      </w:pPr>
      <w:bookmarkStart w:colFirst="0" w:colLast="0" w:name="_heading=h.2o4jkxvn3bvr" w:id="11"/>
      <w:bookmarkEnd w:id="11"/>
      <w:r w:rsidDel="00000000" w:rsidR="00000000" w:rsidRPr="00000000">
        <w:rPr>
          <w:b w:val="1"/>
          <w:bCs w:val="1"/>
          <w:sz w:val="26"/>
          <w:szCs w:val="26"/>
          <w:rtl w:val="0"/>
        </w:rPr>
        <w:t xml:space="preserve">Table of Contents</w:t>
      </w:r>
      <w:r w:rsidDel="00000000" w:rsidR="00000000" w:rsidRPr="00000000">
        <w:rPr>
          <w:rtl w:val="0"/>
        </w:rPr>
      </w:r>
    </w:p>
    <w:sdt>
      <w:sdtPr>
        <w:id w:val="-67430877"/>
        <w:docPartObj>
          <w:docPartGallery w:val="Table of Contents"/>
          <w:docPartUnique w:val="1"/>
        </w:docPartObj>
      </w:sdtPr>
      <w:sdtContent>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3,4,Heading 4,4,Heading 5,5,Heading 6,6,"</w:instrText>
            <w:fldChar w:fldCharType="separate"/>
          </w:r>
          <w:hyperlink w:anchor="_heading=h.dss49qtfvf4z">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khnfuvond7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Overview</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vgnnfcedne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Definitions, Acronyms, and Abbreviations</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gzs5hrnd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References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ueaaocck9d4">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 Problem Statement</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79fashiy4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Current Situation:</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ticv9pqf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Problem:</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8ifzugspne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Proposal:</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9i5wiktqe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Predicted Outcome:</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iqy52d0tviy">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 Stakeholder and User Descriptions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25foefmr0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 Stakeholder Summary</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0rcgbbzigr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 User Summary</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bik0t4ayb4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 User Environment</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aa07wv3141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Student User</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lb6bkqpqs1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Instructor User</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hgndf5nco0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Admin User</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1ckj419h8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 Operating Environment</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b6uhoduwc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Hardware Environment</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1vhxxfupi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Software Environment</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4a0pkaua7f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Networking Environment</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m3vkjcdanr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3.5. Key Stakeholder or User Needs</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jl9zeoqkp6e">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 Product Overview</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2h271id6y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4.1. Overview &amp; Scope</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3qpphz78uq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4.2. Assumptions &amp; Dependencies</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v4lu0agyq2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4.3. Product Features</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9w1o5178ui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Critical Features</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s1knrkgxav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Optional Features</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 SWOT Analysis:</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vpahyso0yx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Strengths</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qu6hidrppd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Weaknesses</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fidcnwhwg0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Opportunities</w:t>
              <w:tab/>
              <w:t xml:space="preserve">13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fknfbaxuap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Threats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pStyle w:val="Heading1"/>
        <w:numPr>
          <w:ilvl w:val="0"/>
          <w:numId w:val="24"/>
        </w:numPr>
        <w:spacing w:line="276" w:lineRule="auto"/>
        <w:ind w:left="360" w:hanging="360"/>
        <w:rPr/>
      </w:pPr>
      <w:bookmarkStart w:colFirst="0" w:colLast="0" w:name="_heading=h.dss49qtfvf4z" w:id="12"/>
      <w:bookmarkEnd w:id="12"/>
      <w:r w:rsidDel="00000000" w:rsidR="00000000" w:rsidRPr="00000000">
        <w:rPr>
          <w:rtl w:val="0"/>
        </w:rPr>
        <w:t xml:space="preserve">Introduction</w:t>
      </w:r>
    </w:p>
    <w:p w:rsidR="00000000" w:rsidDel="00000000" w:rsidP="00000000" w:rsidRDefault="00000000" w:rsidRPr="00000000" w14:paraId="00000054">
      <w:pPr>
        <w:pStyle w:val="Heading2"/>
        <w:spacing w:line="276" w:lineRule="auto"/>
        <w:rPr/>
      </w:pPr>
      <w:bookmarkStart w:colFirst="0" w:colLast="0" w:name="_heading=h.akhnfuvond7d" w:id="13"/>
      <w:bookmarkEnd w:id="13"/>
      <w:r w:rsidDel="00000000" w:rsidR="00000000" w:rsidRPr="00000000">
        <w:rPr>
          <w:rtl w:val="0"/>
        </w:rPr>
        <w:t xml:space="preserve">1.1. Overview</w:t>
      </w:r>
    </w:p>
    <w:p w:rsidR="00000000" w:rsidDel="00000000" w:rsidP="00000000" w:rsidRDefault="00000000" w:rsidRPr="00000000" w14:paraId="00000055">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ClusterGit is a self-hosted, distributed file submission application built on a Raspberry Pi 5 cluster. The system addresses the challenges of handling very large coursework files (2-8 GB per submission, totaling several terabytes per course), which cannot be managed effectively on platforms like GitHub due to strict size and encryption limitations.</w:t>
      </w:r>
    </w:p>
    <w:p w:rsidR="00000000" w:rsidDel="00000000" w:rsidP="00000000" w:rsidRDefault="00000000" w:rsidRPr="00000000" w14:paraId="00000056">
      <w:pPr>
        <w:spacing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7">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By layering Git with Git-annex and deploying containerized services with K3s and Longhorn, the platform supports multi-gigabyte uploads, encrypted storage and transfers, replication, rollback, and long-term accessibility.</w:t>
      </w:r>
    </w:p>
    <w:p w:rsidR="00000000" w:rsidDel="00000000" w:rsidP="00000000" w:rsidRDefault="00000000" w:rsidRPr="00000000" w14:paraId="00000058">
      <w:pPr>
        <w:spacing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project will be implemented in two phases:</w:t>
      </w:r>
    </w:p>
    <w:p w:rsidR="00000000" w:rsidDel="00000000" w:rsidP="00000000" w:rsidRDefault="00000000" w:rsidRPr="00000000" w14:paraId="0000005A">
      <w:pPr>
        <w:numPr>
          <w:ilvl w:val="0"/>
          <w:numId w:val="15"/>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Phase 1 (Infrastructure):  Establish cluster, distributed storage, Git-annex workflows, and prove support for real-world file sizes.</w:t>
      </w:r>
    </w:p>
    <w:p w:rsidR="00000000" w:rsidDel="00000000" w:rsidP="00000000" w:rsidRDefault="00000000" w:rsidRPr="00000000" w14:paraId="0000005B">
      <w:pPr>
        <w:numPr>
          <w:ilvl w:val="0"/>
          <w:numId w:val="15"/>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Phase 2 (Application Layer): Add user authentication, encryption, a web-based UI, and usability features.</w:t>
      </w:r>
    </w:p>
    <w:p w:rsidR="00000000" w:rsidDel="00000000" w:rsidP="00000000" w:rsidRDefault="00000000" w:rsidRPr="00000000" w14:paraId="0000005C">
      <w:pPr>
        <w:spacing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final deliverable will be a low-cost, open-source submission platform that allows instructors and students to manage coursework reliably without cloud dependency.</w:t>
      </w:r>
    </w:p>
    <w:p w:rsidR="00000000" w:rsidDel="00000000" w:rsidP="00000000" w:rsidRDefault="00000000" w:rsidRPr="00000000" w14:paraId="0000005E">
      <w:pPr>
        <w:spacing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F">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following document explores the vision of the project, namely:</w:t>
      </w:r>
    </w:p>
    <w:p w:rsidR="00000000" w:rsidDel="00000000" w:rsidP="00000000" w:rsidRDefault="00000000" w:rsidRPr="00000000" w14:paraId="00000060">
      <w:pPr>
        <w:numPr>
          <w:ilvl w:val="0"/>
          <w:numId w:val="6"/>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Statement of the problem and the proposed solution</w:t>
      </w:r>
    </w:p>
    <w:p w:rsidR="00000000" w:rsidDel="00000000" w:rsidP="00000000" w:rsidRDefault="00000000" w:rsidRPr="00000000" w14:paraId="00000061">
      <w:pPr>
        <w:numPr>
          <w:ilvl w:val="0"/>
          <w:numId w:val="6"/>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 of the project stakeholders and the application’s users</w:t>
      </w:r>
    </w:p>
    <w:p w:rsidR="00000000" w:rsidDel="00000000" w:rsidP="00000000" w:rsidRDefault="00000000" w:rsidRPr="00000000" w14:paraId="00000062">
      <w:pPr>
        <w:numPr>
          <w:ilvl w:val="0"/>
          <w:numId w:val="6"/>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Major features and optional requirements</w:t>
      </w:r>
    </w:p>
    <w:p w:rsidR="00000000" w:rsidDel="00000000" w:rsidP="00000000" w:rsidRDefault="00000000" w:rsidRPr="00000000" w14:paraId="00000063">
      <w:pPr>
        <w:numPr>
          <w:ilvl w:val="0"/>
          <w:numId w:val="6"/>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Project dependencies and priorities</w:t>
      </w:r>
    </w:p>
    <w:p w:rsidR="00000000" w:rsidDel="00000000" w:rsidP="00000000" w:rsidRDefault="00000000" w:rsidRPr="00000000" w14:paraId="00000064">
      <w:pPr>
        <w:spacing w:line="276" w:lineRule="auto"/>
        <w:rPr>
          <w:rFonts w:ascii="Cambria" w:cs="Cambria" w:eastAsia="Cambria" w:hAnsi="Cambria"/>
          <w:color w:val="ff9900"/>
          <w:sz w:val="24"/>
          <w:szCs w:val="24"/>
        </w:rPr>
      </w:pPr>
      <w:r w:rsidDel="00000000" w:rsidR="00000000" w:rsidRPr="00000000">
        <w:rPr>
          <w:rtl w:val="0"/>
        </w:rPr>
      </w:r>
    </w:p>
    <w:p w:rsidR="00000000" w:rsidDel="00000000" w:rsidP="00000000" w:rsidRDefault="00000000" w:rsidRPr="00000000" w14:paraId="00000065">
      <w:pPr>
        <w:pStyle w:val="Heading2"/>
        <w:spacing w:line="276" w:lineRule="auto"/>
        <w:rPr/>
      </w:pPr>
      <w:bookmarkStart w:colFirst="0" w:colLast="0" w:name="_heading=h.vvgnnfcednev" w:id="14"/>
      <w:bookmarkEnd w:id="14"/>
      <w:r w:rsidDel="00000000" w:rsidR="00000000" w:rsidRPr="00000000">
        <w:rPr>
          <w:rtl w:val="0"/>
        </w:rPr>
        <w:t xml:space="preserve">1.2. Definitions, Acronyms, and Abbreviations</w:t>
      </w:r>
    </w:p>
    <w:p w:rsidR="00000000" w:rsidDel="00000000" w:rsidP="00000000" w:rsidRDefault="00000000" w:rsidRPr="00000000" w14:paraId="00000066">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Back End</w:t>
      </w:r>
      <w:r w:rsidDel="00000000" w:rsidR="00000000" w:rsidRPr="00000000">
        <w:rPr>
          <w:rFonts w:ascii="Cambria" w:cs="Cambria" w:eastAsia="Cambria" w:hAnsi="Cambria"/>
          <w:sz w:val="24"/>
          <w:szCs w:val="24"/>
          <w:rtl w:val="0"/>
        </w:rPr>
        <w:t xml:space="preserve"> of a web application includes the server-side logic of the website that powers it from behind the scenes. It communicates information between the front-end and database.</w:t>
      </w:r>
      <w:r w:rsidDel="00000000" w:rsidR="00000000" w:rsidRPr="00000000">
        <w:rPr>
          <w:rtl w:val="0"/>
        </w:rPr>
      </w:r>
    </w:p>
    <w:p w:rsidR="00000000" w:rsidDel="00000000" w:rsidP="00000000" w:rsidRDefault="00000000" w:rsidRPr="00000000" w14:paraId="00000067">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Bare Metal Programming </w:t>
      </w:r>
      <w:r w:rsidDel="00000000" w:rsidR="00000000" w:rsidRPr="00000000">
        <w:rPr>
          <w:rFonts w:ascii="Cambria" w:cs="Cambria" w:eastAsia="Cambria" w:hAnsi="Cambria"/>
          <w:sz w:val="24"/>
          <w:szCs w:val="24"/>
          <w:rtl w:val="0"/>
        </w:rPr>
        <w:t xml:space="preserve">is software that runs directly on the hardware without an operating system, giving full control over the processor, memory, and peripherals, commonly used in embedded systems and low-level Raspberry Pi setups.</w:t>
      </w:r>
      <w:r w:rsidDel="00000000" w:rsidR="00000000" w:rsidRPr="00000000">
        <w:rPr>
          <w:rtl w:val="0"/>
        </w:rPr>
      </w:r>
    </w:p>
    <w:p w:rsidR="00000000" w:rsidDel="00000000" w:rsidP="00000000" w:rsidRDefault="00000000" w:rsidRPr="00000000" w14:paraId="00000068">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Branch</w:t>
      </w:r>
      <w:r w:rsidDel="00000000" w:rsidR="00000000" w:rsidRPr="00000000">
        <w:rPr>
          <w:rFonts w:ascii="Cambria" w:cs="Cambria" w:eastAsia="Cambria" w:hAnsi="Cambria"/>
          <w:sz w:val="24"/>
          <w:szCs w:val="24"/>
          <w:rtl w:val="0"/>
        </w:rPr>
        <w:t xml:space="preserve"> is an independent line of development in a Git repository, allowing new features or fixes to be worked on without affecting the main codebase.</w:t>
      </w:r>
      <w:r w:rsidDel="00000000" w:rsidR="00000000" w:rsidRPr="00000000">
        <w:rPr>
          <w:rtl w:val="0"/>
        </w:rPr>
      </w:r>
    </w:p>
    <w:p w:rsidR="00000000" w:rsidDel="00000000" w:rsidP="00000000" w:rsidRDefault="00000000" w:rsidRPr="00000000" w14:paraId="00000069">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CI/CD Pipeline</w:t>
      </w:r>
      <w:r w:rsidDel="00000000" w:rsidR="00000000" w:rsidRPr="00000000">
        <w:rPr>
          <w:rFonts w:ascii="Cambria" w:cs="Cambria" w:eastAsia="Cambria" w:hAnsi="Cambria"/>
          <w:sz w:val="24"/>
          <w:szCs w:val="24"/>
          <w:rtl w:val="0"/>
        </w:rPr>
        <w:t xml:space="preserve"> is a sequence of steps that automates the building, testing, and deployment of software, ensuring reliable delivery.</w:t>
      </w:r>
      <w:r w:rsidDel="00000000" w:rsidR="00000000" w:rsidRPr="00000000">
        <w:rPr>
          <w:rtl w:val="0"/>
        </w:rPr>
      </w:r>
    </w:p>
    <w:p w:rsidR="00000000" w:rsidDel="00000000" w:rsidP="00000000" w:rsidRDefault="00000000" w:rsidRPr="00000000" w14:paraId="0000006A">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Cluster</w:t>
      </w:r>
      <w:r w:rsidDel="00000000" w:rsidR="00000000" w:rsidRPr="00000000">
        <w:rPr>
          <w:rFonts w:ascii="Cambria" w:cs="Cambria" w:eastAsia="Cambria" w:hAnsi="Cambria"/>
          <w:sz w:val="24"/>
          <w:szCs w:val="24"/>
          <w:rtl w:val="0"/>
        </w:rPr>
        <w:t xml:space="preserve"> refers to a group of interconnected Raspberry Pi’s (or other computers) that work together as a single system to improve performance, availability, and scalability.</w:t>
      </w:r>
      <w:r w:rsidDel="00000000" w:rsidR="00000000" w:rsidRPr="00000000">
        <w:rPr>
          <w:rtl w:val="0"/>
        </w:rPr>
      </w:r>
    </w:p>
    <w:p w:rsidR="00000000" w:rsidDel="00000000" w:rsidP="00000000" w:rsidRDefault="00000000" w:rsidRPr="00000000" w14:paraId="0000006B">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Commit</w:t>
      </w:r>
      <w:r w:rsidDel="00000000" w:rsidR="00000000" w:rsidRPr="00000000">
        <w:rPr>
          <w:rFonts w:ascii="Cambria" w:cs="Cambria" w:eastAsia="Cambria" w:hAnsi="Cambria"/>
          <w:sz w:val="24"/>
          <w:szCs w:val="24"/>
          <w:rtl w:val="0"/>
        </w:rPr>
        <w:t xml:space="preserve"> is a recorded snapshot of changes in a Git repository, forming part of the project’s history.</w:t>
      </w:r>
      <w:r w:rsidDel="00000000" w:rsidR="00000000" w:rsidRPr="00000000">
        <w:rPr>
          <w:rtl w:val="0"/>
        </w:rPr>
      </w:r>
    </w:p>
    <w:p w:rsidR="00000000" w:rsidDel="00000000" w:rsidP="00000000" w:rsidRDefault="00000000" w:rsidRPr="00000000" w14:paraId="0000006C">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Container</w:t>
      </w:r>
      <w:r w:rsidDel="00000000" w:rsidR="00000000" w:rsidRPr="00000000">
        <w:rPr>
          <w:rFonts w:ascii="Cambria" w:cs="Cambria" w:eastAsia="Cambria" w:hAnsi="Cambria"/>
          <w:sz w:val="24"/>
          <w:szCs w:val="24"/>
          <w:rtl w:val="0"/>
        </w:rPr>
        <w:t xml:space="preserve"> is a lightweight, portable unit that packages an application and its dependencies, ensuring consistency across environments.</w:t>
      </w:r>
      <w:r w:rsidDel="00000000" w:rsidR="00000000" w:rsidRPr="00000000">
        <w:rPr>
          <w:rtl w:val="0"/>
        </w:rPr>
      </w:r>
    </w:p>
    <w:p w:rsidR="00000000" w:rsidDel="00000000" w:rsidP="00000000" w:rsidRDefault="00000000" w:rsidRPr="00000000" w14:paraId="0000006D">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Continuous Deployment (CD)</w:t>
      </w:r>
      <w:r w:rsidDel="00000000" w:rsidR="00000000" w:rsidRPr="00000000">
        <w:rPr>
          <w:rFonts w:ascii="Cambria" w:cs="Cambria" w:eastAsia="Cambria" w:hAnsi="Cambria"/>
          <w:sz w:val="24"/>
          <w:szCs w:val="24"/>
          <w:rtl w:val="0"/>
        </w:rPr>
        <w:t xml:space="preserve"> is the automated release of code changes to production after passing tests and reviews.</w:t>
      </w:r>
      <w:r w:rsidDel="00000000" w:rsidR="00000000" w:rsidRPr="00000000">
        <w:rPr>
          <w:rtl w:val="0"/>
        </w:rPr>
      </w:r>
    </w:p>
    <w:p w:rsidR="00000000" w:rsidDel="00000000" w:rsidP="00000000" w:rsidRDefault="00000000" w:rsidRPr="00000000" w14:paraId="0000006E">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Continuous Integration (CI)</w:t>
      </w:r>
      <w:r w:rsidDel="00000000" w:rsidR="00000000" w:rsidRPr="00000000">
        <w:rPr>
          <w:rFonts w:ascii="Cambria" w:cs="Cambria" w:eastAsia="Cambria" w:hAnsi="Cambria"/>
          <w:sz w:val="24"/>
          <w:szCs w:val="24"/>
          <w:rtl w:val="0"/>
        </w:rPr>
        <w:t xml:space="preserve"> is a development practice where code changes are automatically built and tested to detect issues early.</w:t>
      </w:r>
      <w:r w:rsidDel="00000000" w:rsidR="00000000" w:rsidRPr="00000000">
        <w:rPr>
          <w:rtl w:val="0"/>
        </w:rPr>
      </w:r>
    </w:p>
    <w:p w:rsidR="00000000" w:rsidDel="00000000" w:rsidP="00000000" w:rsidRDefault="00000000" w:rsidRPr="00000000" w14:paraId="0000006F">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Database</w:t>
      </w:r>
      <w:r w:rsidDel="00000000" w:rsidR="00000000" w:rsidRPr="00000000">
        <w:rPr>
          <w:rFonts w:ascii="Cambria" w:cs="Cambria" w:eastAsia="Cambria" w:hAnsi="Cambria"/>
          <w:sz w:val="24"/>
          <w:szCs w:val="24"/>
          <w:rtl w:val="0"/>
        </w:rPr>
        <w:t xml:space="preserve"> is an organized collection of data that can be accessed, managed, and updated electronically.</w:t>
      </w:r>
      <w:r w:rsidDel="00000000" w:rsidR="00000000" w:rsidRPr="00000000">
        <w:rPr>
          <w:rtl w:val="0"/>
        </w:rPr>
      </w:r>
    </w:p>
    <w:p w:rsidR="00000000" w:rsidDel="00000000" w:rsidP="00000000" w:rsidRDefault="00000000" w:rsidRPr="00000000" w14:paraId="00000070">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Docker</w:t>
      </w:r>
      <w:r w:rsidDel="00000000" w:rsidR="00000000" w:rsidRPr="00000000">
        <w:rPr>
          <w:rFonts w:ascii="Cambria" w:cs="Cambria" w:eastAsia="Cambria" w:hAnsi="Cambria"/>
          <w:sz w:val="24"/>
          <w:szCs w:val="24"/>
          <w:rtl w:val="0"/>
        </w:rPr>
        <w:t xml:space="preserve"> is a platform for developing, shipping, and running applications inside lightweight containers that package code and dependencies together.</w:t>
      </w:r>
      <w:r w:rsidDel="00000000" w:rsidR="00000000" w:rsidRPr="00000000">
        <w:rPr>
          <w:rtl w:val="0"/>
        </w:rPr>
      </w:r>
    </w:p>
    <w:p w:rsidR="00000000" w:rsidDel="00000000" w:rsidP="00000000" w:rsidRDefault="00000000" w:rsidRPr="00000000" w14:paraId="00000071">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Front End</w:t>
      </w:r>
      <w:r w:rsidDel="00000000" w:rsidR="00000000" w:rsidRPr="00000000">
        <w:rPr>
          <w:rFonts w:ascii="Cambria" w:cs="Cambria" w:eastAsia="Cambria" w:hAnsi="Cambria"/>
          <w:sz w:val="24"/>
          <w:szCs w:val="24"/>
          <w:rtl w:val="0"/>
        </w:rPr>
        <w:t xml:space="preserve"> of a web application is the part of the website that a user interacts with, including the UI.</w:t>
      </w:r>
      <w:r w:rsidDel="00000000" w:rsidR="00000000" w:rsidRPr="00000000">
        <w:rPr>
          <w:rtl w:val="0"/>
        </w:rPr>
      </w:r>
    </w:p>
    <w:p w:rsidR="00000000" w:rsidDel="00000000" w:rsidP="00000000" w:rsidRDefault="00000000" w:rsidRPr="00000000" w14:paraId="00000072">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Git</w:t>
      </w:r>
      <w:r w:rsidDel="00000000" w:rsidR="00000000" w:rsidRPr="00000000">
        <w:rPr>
          <w:rFonts w:ascii="Cambria" w:cs="Cambria" w:eastAsia="Cambria" w:hAnsi="Cambria"/>
          <w:sz w:val="24"/>
          <w:szCs w:val="24"/>
          <w:rtl w:val="0"/>
        </w:rPr>
        <w:t xml:space="preserve"> is a distributed version control system that allows developers to track changes in source code, collaborate on projects, and manage different versions of files across multiple contributors.</w:t>
      </w:r>
      <w:r w:rsidDel="00000000" w:rsidR="00000000" w:rsidRPr="00000000">
        <w:rPr>
          <w:rtl w:val="0"/>
        </w:rPr>
      </w:r>
    </w:p>
    <w:p w:rsidR="00000000" w:rsidDel="00000000" w:rsidP="00000000" w:rsidRDefault="00000000" w:rsidRPr="00000000" w14:paraId="00000073">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Git-annex</w:t>
      </w:r>
      <w:r w:rsidDel="00000000" w:rsidR="00000000" w:rsidRPr="00000000">
        <w:rPr>
          <w:rFonts w:ascii="Cambria" w:cs="Cambria" w:eastAsia="Cambria" w:hAnsi="Cambria"/>
          <w:sz w:val="24"/>
          <w:szCs w:val="24"/>
          <w:rtl w:val="0"/>
        </w:rPr>
        <w:t xml:space="preserve"> is a tool that extends Git by allowing large files or binary data to be managed outside the main repository while still tracking them with Git.</w:t>
      </w:r>
      <w:r w:rsidDel="00000000" w:rsidR="00000000" w:rsidRPr="00000000">
        <w:rPr>
          <w:rtl w:val="0"/>
        </w:rPr>
      </w:r>
    </w:p>
    <w:p w:rsidR="00000000" w:rsidDel="00000000" w:rsidP="00000000" w:rsidRDefault="00000000" w:rsidRPr="00000000" w14:paraId="00000074">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Helm</w:t>
      </w:r>
      <w:r w:rsidDel="00000000" w:rsidR="00000000" w:rsidRPr="00000000">
        <w:rPr>
          <w:rFonts w:ascii="Cambria" w:cs="Cambria" w:eastAsia="Cambria" w:hAnsi="Cambria"/>
          <w:sz w:val="24"/>
          <w:szCs w:val="24"/>
          <w:rtl w:val="0"/>
        </w:rPr>
        <w:t xml:space="preserve"> is a package manager for Kubernetes that simplifies the deployment and management of applications in clusters.</w:t>
      </w:r>
      <w:r w:rsidDel="00000000" w:rsidR="00000000" w:rsidRPr="00000000">
        <w:rPr>
          <w:rtl w:val="0"/>
        </w:rPr>
      </w:r>
    </w:p>
    <w:p w:rsidR="00000000" w:rsidDel="00000000" w:rsidP="00000000" w:rsidRDefault="00000000" w:rsidRPr="00000000" w14:paraId="00000075">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Ingress</w:t>
      </w:r>
      <w:r w:rsidDel="00000000" w:rsidR="00000000" w:rsidRPr="00000000">
        <w:rPr>
          <w:rFonts w:ascii="Cambria" w:cs="Cambria" w:eastAsia="Cambria" w:hAnsi="Cambria"/>
          <w:sz w:val="24"/>
          <w:szCs w:val="24"/>
          <w:rtl w:val="0"/>
        </w:rPr>
        <w:t xml:space="preserve"> in Kubernetes refers to an API object that manages external access to services in a cluster, typically via HTTP or HTTPS.</w:t>
      </w:r>
      <w:r w:rsidDel="00000000" w:rsidR="00000000" w:rsidRPr="00000000">
        <w:rPr>
          <w:rtl w:val="0"/>
        </w:rPr>
      </w:r>
    </w:p>
    <w:p w:rsidR="00000000" w:rsidDel="00000000" w:rsidP="00000000" w:rsidRDefault="00000000" w:rsidRPr="00000000" w14:paraId="00000076">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K3s</w:t>
      </w:r>
      <w:r w:rsidDel="00000000" w:rsidR="00000000" w:rsidRPr="00000000">
        <w:rPr>
          <w:rFonts w:ascii="Cambria" w:cs="Cambria" w:eastAsia="Cambria" w:hAnsi="Cambria"/>
          <w:sz w:val="24"/>
          <w:szCs w:val="24"/>
          <w:rtl w:val="0"/>
        </w:rPr>
        <w:t xml:space="preserve"> is a lightweight Kubernetes distribution optimized for resource-constrained environments such as Raspberry Pi clusters.</w:t>
      </w:r>
      <w:r w:rsidDel="00000000" w:rsidR="00000000" w:rsidRPr="00000000">
        <w:rPr>
          <w:rtl w:val="0"/>
        </w:rPr>
      </w:r>
    </w:p>
    <w:p w:rsidR="00000000" w:rsidDel="00000000" w:rsidP="00000000" w:rsidRDefault="00000000" w:rsidRPr="00000000" w14:paraId="00000077">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Kubernetes orchestration</w:t>
      </w:r>
      <w:r w:rsidDel="00000000" w:rsidR="00000000" w:rsidRPr="00000000">
        <w:rPr>
          <w:rFonts w:ascii="Cambria" w:cs="Cambria" w:eastAsia="Cambria" w:hAnsi="Cambria"/>
          <w:sz w:val="24"/>
          <w:szCs w:val="24"/>
          <w:rtl w:val="0"/>
        </w:rPr>
        <w:t xml:space="preserve"> is the automated management of containerized applications across clusters, handling deployment, scaling, and maintenance tasks.</w:t>
      </w:r>
      <w:r w:rsidDel="00000000" w:rsidR="00000000" w:rsidRPr="00000000">
        <w:rPr>
          <w:rtl w:val="0"/>
        </w:rPr>
      </w:r>
    </w:p>
    <w:p w:rsidR="00000000" w:rsidDel="00000000" w:rsidP="00000000" w:rsidRDefault="00000000" w:rsidRPr="00000000" w14:paraId="00000078">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Load Balancer</w:t>
      </w:r>
      <w:r w:rsidDel="00000000" w:rsidR="00000000" w:rsidRPr="00000000">
        <w:rPr>
          <w:rFonts w:ascii="Cambria" w:cs="Cambria" w:eastAsia="Cambria" w:hAnsi="Cambria"/>
          <w:sz w:val="24"/>
          <w:szCs w:val="24"/>
          <w:rtl w:val="0"/>
        </w:rPr>
        <w:t xml:space="preserve"> distributes network traffic across multiple servers to improve reliability and performance.</w:t>
      </w:r>
      <w:r w:rsidDel="00000000" w:rsidR="00000000" w:rsidRPr="00000000">
        <w:rPr>
          <w:rtl w:val="0"/>
        </w:rPr>
      </w:r>
    </w:p>
    <w:p w:rsidR="00000000" w:rsidDel="00000000" w:rsidP="00000000" w:rsidRDefault="00000000" w:rsidRPr="00000000" w14:paraId="00000079">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Longhorn</w:t>
      </w:r>
      <w:r w:rsidDel="00000000" w:rsidR="00000000" w:rsidRPr="00000000">
        <w:rPr>
          <w:rFonts w:ascii="Cambria" w:cs="Cambria" w:eastAsia="Cambria" w:hAnsi="Cambria"/>
          <w:sz w:val="24"/>
          <w:szCs w:val="24"/>
          <w:rtl w:val="0"/>
        </w:rPr>
        <w:t xml:space="preserve"> is a cloud-native distributed block storage system for Kubernetes that provides persistent storage for containers.</w:t>
      </w:r>
      <w:r w:rsidDel="00000000" w:rsidR="00000000" w:rsidRPr="00000000">
        <w:rPr>
          <w:rtl w:val="0"/>
        </w:rPr>
      </w:r>
    </w:p>
    <w:p w:rsidR="00000000" w:rsidDel="00000000" w:rsidP="00000000" w:rsidRDefault="00000000" w:rsidRPr="00000000" w14:paraId="0000007A">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Merge</w:t>
      </w:r>
      <w:r w:rsidDel="00000000" w:rsidR="00000000" w:rsidRPr="00000000">
        <w:rPr>
          <w:rFonts w:ascii="Cambria" w:cs="Cambria" w:eastAsia="Cambria" w:hAnsi="Cambria"/>
          <w:sz w:val="24"/>
          <w:szCs w:val="24"/>
          <w:rtl w:val="0"/>
        </w:rPr>
        <w:t xml:space="preserve"> is the process of integrating changes from one branch into another within a Git repository.</w:t>
      </w:r>
      <w:r w:rsidDel="00000000" w:rsidR="00000000" w:rsidRPr="00000000">
        <w:rPr>
          <w:rtl w:val="0"/>
        </w:rPr>
      </w:r>
    </w:p>
    <w:p w:rsidR="00000000" w:rsidDel="00000000" w:rsidP="00000000" w:rsidRDefault="00000000" w:rsidRPr="00000000" w14:paraId="0000007B">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MetalLB</w:t>
      </w:r>
      <w:r w:rsidDel="00000000" w:rsidR="00000000" w:rsidRPr="00000000">
        <w:rPr>
          <w:rFonts w:ascii="Cambria" w:cs="Cambria" w:eastAsia="Cambria" w:hAnsi="Cambria"/>
          <w:sz w:val="24"/>
          <w:szCs w:val="24"/>
          <w:rtl w:val="0"/>
        </w:rPr>
        <w:t xml:space="preserve"> is a load-balancer implementation for Kubernetes clusters that allows services running inside the cluster to be accessed from outside networks.</w:t>
      </w:r>
      <w:r w:rsidDel="00000000" w:rsidR="00000000" w:rsidRPr="00000000">
        <w:rPr>
          <w:rtl w:val="0"/>
        </w:rPr>
      </w:r>
    </w:p>
    <w:p w:rsidR="00000000" w:rsidDel="00000000" w:rsidP="00000000" w:rsidRDefault="00000000" w:rsidRPr="00000000" w14:paraId="0000007C">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Persistent Volume (PV)</w:t>
      </w:r>
      <w:r w:rsidDel="00000000" w:rsidR="00000000" w:rsidRPr="00000000">
        <w:rPr>
          <w:rFonts w:ascii="Cambria" w:cs="Cambria" w:eastAsia="Cambria" w:hAnsi="Cambria"/>
          <w:sz w:val="24"/>
          <w:szCs w:val="24"/>
          <w:rtl w:val="0"/>
        </w:rPr>
        <w:t xml:space="preserve"> is a storage resource in Kubernetes that allows data to persist beyond the lifecycle of a container or pod.</w:t>
      </w:r>
      <w:r w:rsidDel="00000000" w:rsidR="00000000" w:rsidRPr="00000000">
        <w:rPr>
          <w:rtl w:val="0"/>
        </w:rPr>
      </w:r>
    </w:p>
    <w:p w:rsidR="00000000" w:rsidDel="00000000" w:rsidP="00000000" w:rsidRDefault="00000000" w:rsidRPr="00000000" w14:paraId="0000007D">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Pod</w:t>
      </w:r>
      <w:r w:rsidDel="00000000" w:rsidR="00000000" w:rsidRPr="00000000">
        <w:rPr>
          <w:rFonts w:ascii="Cambria" w:cs="Cambria" w:eastAsia="Cambria" w:hAnsi="Cambria"/>
          <w:sz w:val="24"/>
          <w:szCs w:val="24"/>
          <w:rtl w:val="0"/>
        </w:rPr>
        <w:t xml:space="preserve"> is the smallest deployable unit in Kubernetes, containing one or more containers that share resources.</w:t>
      </w:r>
      <w:r w:rsidDel="00000000" w:rsidR="00000000" w:rsidRPr="00000000">
        <w:rPr>
          <w:rtl w:val="0"/>
        </w:rPr>
      </w:r>
    </w:p>
    <w:p w:rsidR="00000000" w:rsidDel="00000000" w:rsidP="00000000" w:rsidRDefault="00000000" w:rsidRPr="00000000" w14:paraId="0000007E">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Pull Request</w:t>
      </w:r>
      <w:r w:rsidDel="00000000" w:rsidR="00000000" w:rsidRPr="00000000">
        <w:rPr>
          <w:rFonts w:ascii="Cambria" w:cs="Cambria" w:eastAsia="Cambria" w:hAnsi="Cambria"/>
          <w:sz w:val="24"/>
          <w:szCs w:val="24"/>
          <w:rtl w:val="0"/>
        </w:rPr>
        <w:t xml:space="preserve"> is a request to merge changes from one branch into another, often used in collaborative projects for code review.</w:t>
      </w:r>
      <w:r w:rsidDel="00000000" w:rsidR="00000000" w:rsidRPr="00000000">
        <w:rPr>
          <w:rtl w:val="0"/>
        </w:rPr>
      </w:r>
    </w:p>
    <w:p w:rsidR="00000000" w:rsidDel="00000000" w:rsidP="00000000" w:rsidRDefault="00000000" w:rsidRPr="00000000" w14:paraId="0000007F">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Raspberry Pi</w:t>
      </w:r>
      <w:r w:rsidDel="00000000" w:rsidR="00000000" w:rsidRPr="00000000">
        <w:rPr>
          <w:rFonts w:ascii="Cambria" w:cs="Cambria" w:eastAsia="Cambria" w:hAnsi="Cambria"/>
          <w:sz w:val="24"/>
          <w:szCs w:val="24"/>
          <w:rtl w:val="0"/>
        </w:rPr>
        <w:t xml:space="preserve"> is a low-cost, credit-card-sized computer designed for educational use, prototyping, and lightweight computing projects.</w:t>
      </w:r>
      <w:r w:rsidDel="00000000" w:rsidR="00000000" w:rsidRPr="00000000">
        <w:rPr>
          <w:rtl w:val="0"/>
        </w:rPr>
      </w:r>
    </w:p>
    <w:p w:rsidR="00000000" w:rsidDel="00000000" w:rsidP="00000000" w:rsidRDefault="00000000" w:rsidRPr="00000000" w14:paraId="00000080">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Repositories</w:t>
      </w:r>
      <w:r w:rsidDel="00000000" w:rsidR="00000000" w:rsidRPr="00000000">
        <w:rPr>
          <w:rFonts w:ascii="Cambria" w:cs="Cambria" w:eastAsia="Cambria" w:hAnsi="Cambria"/>
          <w:sz w:val="24"/>
          <w:szCs w:val="24"/>
          <w:rtl w:val="0"/>
        </w:rPr>
        <w:t xml:space="preserve"> are storage locations for code, documentation, and files that track versions of a project, often managed with version control systems like Git.</w:t>
      </w:r>
      <w:r w:rsidDel="00000000" w:rsidR="00000000" w:rsidRPr="00000000">
        <w:rPr>
          <w:rtl w:val="0"/>
        </w:rPr>
      </w:r>
    </w:p>
    <w:p w:rsidR="00000000" w:rsidDel="00000000" w:rsidP="00000000" w:rsidRDefault="00000000" w:rsidRPr="00000000" w14:paraId="00000081">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Repos</w:t>
      </w:r>
      <w:r w:rsidDel="00000000" w:rsidR="00000000" w:rsidRPr="00000000">
        <w:rPr>
          <w:rFonts w:ascii="Cambria" w:cs="Cambria" w:eastAsia="Cambria" w:hAnsi="Cambria"/>
          <w:sz w:val="24"/>
          <w:szCs w:val="24"/>
          <w:rtl w:val="0"/>
        </w:rPr>
        <w:t xml:space="preserve"> is a common shorthand for repositories, typically referring to code storage locations managed with Git.</w:t>
      </w:r>
      <w:r w:rsidDel="00000000" w:rsidR="00000000" w:rsidRPr="00000000">
        <w:rPr>
          <w:rtl w:val="0"/>
        </w:rPr>
      </w:r>
    </w:p>
    <w:p w:rsidR="00000000" w:rsidDel="00000000" w:rsidP="00000000" w:rsidRDefault="00000000" w:rsidRPr="00000000" w14:paraId="00000082">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SSH</w:t>
      </w:r>
      <w:r w:rsidDel="00000000" w:rsidR="00000000" w:rsidRPr="00000000">
        <w:rPr>
          <w:rFonts w:ascii="Cambria" w:cs="Cambria" w:eastAsia="Cambria" w:hAnsi="Cambria"/>
          <w:sz w:val="24"/>
          <w:szCs w:val="24"/>
          <w:rtl w:val="0"/>
        </w:rPr>
        <w:t xml:space="preserve"> (Secure Shell) is a protocol for securely accessing and managing devices over a network through encrypted communication.</w:t>
      </w:r>
      <w:r w:rsidDel="00000000" w:rsidR="00000000" w:rsidRPr="00000000">
        <w:rPr>
          <w:rtl w:val="0"/>
        </w:rPr>
      </w:r>
    </w:p>
    <w:p w:rsidR="00000000" w:rsidDel="00000000" w:rsidP="00000000" w:rsidRDefault="00000000" w:rsidRPr="00000000" w14:paraId="00000083">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Supabase</w:t>
      </w:r>
      <w:r w:rsidDel="00000000" w:rsidR="00000000" w:rsidRPr="00000000">
        <w:rPr>
          <w:rFonts w:ascii="Cambria" w:cs="Cambria" w:eastAsia="Cambria" w:hAnsi="Cambria"/>
          <w:sz w:val="24"/>
          <w:szCs w:val="24"/>
          <w:rtl w:val="0"/>
        </w:rPr>
        <w:t xml:space="preserve"> is an open-source backend-as-a-service platform that provides database, authentication, storage, and real-time subscriptions on top of PostgreSQL.</w:t>
      </w:r>
      <w:r w:rsidDel="00000000" w:rsidR="00000000" w:rsidRPr="00000000">
        <w:rPr>
          <w:rtl w:val="0"/>
        </w:rPr>
      </w:r>
    </w:p>
    <w:p w:rsidR="00000000" w:rsidDel="00000000" w:rsidP="00000000" w:rsidRDefault="00000000" w:rsidRPr="00000000" w14:paraId="00000084">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UI</w:t>
      </w:r>
      <w:r w:rsidDel="00000000" w:rsidR="00000000" w:rsidRPr="00000000">
        <w:rPr>
          <w:rFonts w:ascii="Cambria" w:cs="Cambria" w:eastAsia="Cambria" w:hAnsi="Cambria"/>
          <w:sz w:val="24"/>
          <w:szCs w:val="24"/>
          <w:rtl w:val="0"/>
        </w:rPr>
        <w:t xml:space="preserve"> stands for User Interface and is the point of contact with which users interact with a system.</w:t>
      </w:r>
      <w:r w:rsidDel="00000000" w:rsidR="00000000" w:rsidRPr="00000000">
        <w:rPr>
          <w:rtl w:val="0"/>
        </w:rPr>
      </w:r>
    </w:p>
    <w:p w:rsidR="00000000" w:rsidDel="00000000" w:rsidP="00000000" w:rsidRDefault="00000000" w:rsidRPr="00000000" w14:paraId="00000085">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Ubuntu</w:t>
      </w:r>
      <w:r w:rsidDel="00000000" w:rsidR="00000000" w:rsidRPr="00000000">
        <w:rPr>
          <w:rFonts w:ascii="Cambria" w:cs="Cambria" w:eastAsia="Cambria" w:hAnsi="Cambria"/>
          <w:sz w:val="24"/>
          <w:szCs w:val="24"/>
          <w:rtl w:val="0"/>
        </w:rPr>
        <w:t xml:space="preserve"> is a popular Linux-based operating system known for its ease of use, stability, and wide community support.</w:t>
      </w:r>
      <w:r w:rsidDel="00000000" w:rsidR="00000000" w:rsidRPr="00000000">
        <w:rPr>
          <w:rtl w:val="0"/>
        </w:rPr>
      </w:r>
    </w:p>
    <w:p w:rsidR="00000000" w:rsidDel="00000000" w:rsidP="00000000" w:rsidRDefault="00000000" w:rsidRPr="00000000" w14:paraId="00000086">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Version Control</w:t>
      </w:r>
      <w:r w:rsidDel="00000000" w:rsidR="00000000" w:rsidRPr="00000000">
        <w:rPr>
          <w:rFonts w:ascii="Cambria" w:cs="Cambria" w:eastAsia="Cambria" w:hAnsi="Cambria"/>
          <w:sz w:val="24"/>
          <w:szCs w:val="24"/>
          <w:rtl w:val="0"/>
        </w:rPr>
        <w:t xml:space="preserve"> is the practice of tracking and managing changes to software code, enabling multiple developers to collaborate and revert to previous versions when necessary.</w:t>
      </w:r>
      <w:r w:rsidDel="00000000" w:rsidR="00000000" w:rsidRPr="00000000">
        <w:rPr>
          <w:rtl w:val="0"/>
        </w:rPr>
      </w:r>
    </w:p>
    <w:p w:rsidR="00000000" w:rsidDel="00000000" w:rsidP="00000000" w:rsidRDefault="00000000" w:rsidRPr="00000000" w14:paraId="00000087">
      <w:pPr>
        <w:numPr>
          <w:ilvl w:val="0"/>
          <w:numId w:val="19"/>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bCs w:val="1"/>
          <w:sz w:val="24"/>
          <w:szCs w:val="24"/>
          <w:rtl w:val="0"/>
        </w:rPr>
        <w:t xml:space="preserve"> Web Portal</w:t>
      </w:r>
      <w:r w:rsidDel="00000000" w:rsidR="00000000" w:rsidRPr="00000000">
        <w:rPr>
          <w:rFonts w:ascii="Cambria" w:cs="Cambria" w:eastAsia="Cambria" w:hAnsi="Cambria"/>
          <w:sz w:val="24"/>
          <w:szCs w:val="24"/>
          <w:rtl w:val="0"/>
        </w:rPr>
        <w:t xml:space="preserve"> is a website that collects information from other sources and presents the most relevant information to users in a consistent manner.</w:t>
      </w:r>
      <w:r w:rsidDel="00000000" w:rsidR="00000000" w:rsidRPr="00000000">
        <w:rPr>
          <w:rtl w:val="0"/>
        </w:rPr>
      </w:r>
    </w:p>
    <w:p w:rsidR="00000000" w:rsidDel="00000000" w:rsidP="00000000" w:rsidRDefault="00000000" w:rsidRPr="00000000" w14:paraId="00000088">
      <w:pPr>
        <w:spacing w:after="0" w:before="0" w:line="276"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9">
      <w:pPr>
        <w:pStyle w:val="Heading2"/>
        <w:spacing w:line="276" w:lineRule="auto"/>
        <w:rPr>
          <w:color w:val="ff9900"/>
        </w:rPr>
      </w:pPr>
      <w:bookmarkStart w:colFirst="0" w:colLast="0" w:name="_heading=h.prgzs5hrndnk" w:id="15"/>
      <w:bookmarkEnd w:id="15"/>
      <w:r w:rsidDel="00000000" w:rsidR="00000000" w:rsidRPr="00000000">
        <w:rPr>
          <w:rtl w:val="0"/>
        </w:rPr>
        <w:t xml:space="preserve">1.3. References</w:t>
      </w:r>
      <w:r w:rsidDel="00000000" w:rsidR="00000000" w:rsidRPr="00000000">
        <w:rPr>
          <w:rtl w:val="0"/>
        </w:rPr>
      </w:r>
    </w:p>
    <w:p w:rsidR="00000000" w:rsidDel="00000000" w:rsidP="00000000" w:rsidRDefault="00000000" w:rsidRPr="00000000" w14:paraId="0000008A">
      <w:pPr>
        <w:numPr>
          <w:ilvl w:val="0"/>
          <w:numId w:val="20"/>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Docker Documentation: </w:t>
      </w:r>
      <w:hyperlink r:id="rId7">
        <w:r w:rsidDel="00000000" w:rsidR="00000000" w:rsidRPr="00000000">
          <w:rPr>
            <w:rFonts w:ascii="Cambria" w:cs="Cambria" w:eastAsia="Cambria" w:hAnsi="Cambria"/>
            <w:color w:val="1155cc"/>
            <w:sz w:val="24"/>
            <w:szCs w:val="24"/>
            <w:u w:val="single"/>
            <w:rtl w:val="0"/>
          </w:rPr>
          <w:t xml:space="preserve">https://docs.docker.com</w:t>
        </w:r>
      </w:hyperlink>
      <w:r w:rsidDel="00000000" w:rsidR="00000000" w:rsidRPr="00000000">
        <w:rPr>
          <w:rtl w:val="0"/>
        </w:rPr>
      </w:r>
    </w:p>
    <w:p w:rsidR="00000000" w:rsidDel="00000000" w:rsidP="00000000" w:rsidRDefault="00000000" w:rsidRPr="00000000" w14:paraId="0000008B">
      <w:pPr>
        <w:numPr>
          <w:ilvl w:val="0"/>
          <w:numId w:val="20"/>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k3s Documentation: </w:t>
      </w:r>
      <w:hyperlink r:id="rId8">
        <w:r w:rsidDel="00000000" w:rsidR="00000000" w:rsidRPr="00000000">
          <w:rPr>
            <w:rFonts w:ascii="Cambria" w:cs="Cambria" w:eastAsia="Cambria" w:hAnsi="Cambria"/>
            <w:color w:val="1155cc"/>
            <w:sz w:val="24"/>
            <w:szCs w:val="24"/>
            <w:u w:val="single"/>
            <w:rtl w:val="0"/>
          </w:rPr>
          <w:t xml:space="preserve">https://docs.k3s.io</w:t>
        </w:r>
      </w:hyperlink>
      <w:r w:rsidDel="00000000" w:rsidR="00000000" w:rsidRPr="00000000">
        <w:rPr>
          <w:rtl w:val="0"/>
        </w:rPr>
      </w:r>
    </w:p>
    <w:p w:rsidR="00000000" w:rsidDel="00000000" w:rsidP="00000000" w:rsidRDefault="00000000" w:rsidRPr="00000000" w14:paraId="0000008C">
      <w:pPr>
        <w:numPr>
          <w:ilvl w:val="0"/>
          <w:numId w:val="20"/>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Raspberry Pi Documentation: </w:t>
      </w:r>
      <w:hyperlink r:id="rId9">
        <w:r w:rsidDel="00000000" w:rsidR="00000000" w:rsidRPr="00000000">
          <w:rPr>
            <w:rFonts w:ascii="Cambria" w:cs="Cambria" w:eastAsia="Cambria" w:hAnsi="Cambria"/>
            <w:color w:val="1155cc"/>
            <w:sz w:val="24"/>
            <w:szCs w:val="24"/>
            <w:u w:val="single"/>
            <w:rtl w:val="0"/>
          </w:rPr>
          <w:t xml:space="preserve">https://www.raspberrypi.com/documentation</w:t>
        </w:r>
      </w:hyperlink>
      <w:r w:rsidDel="00000000" w:rsidR="00000000" w:rsidRPr="00000000">
        <w:rPr>
          <w:rtl w:val="0"/>
        </w:rPr>
      </w:r>
    </w:p>
    <w:p w:rsidR="00000000" w:rsidDel="00000000" w:rsidP="00000000" w:rsidRDefault="00000000" w:rsidRPr="00000000" w14:paraId="0000008D">
      <w:pPr>
        <w:numPr>
          <w:ilvl w:val="0"/>
          <w:numId w:val="20"/>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Longhorn Documentation: </w:t>
      </w:r>
      <w:hyperlink r:id="rId10">
        <w:r w:rsidDel="00000000" w:rsidR="00000000" w:rsidRPr="00000000">
          <w:rPr>
            <w:rFonts w:ascii="Cambria" w:cs="Cambria" w:eastAsia="Cambria" w:hAnsi="Cambria"/>
            <w:color w:val="1155cc"/>
            <w:sz w:val="24"/>
            <w:szCs w:val="24"/>
            <w:u w:val="single"/>
            <w:rtl w:val="0"/>
          </w:rPr>
          <w:t xml:space="preserve">https://longhorn.io/docs/1.10.0</w:t>
        </w:r>
      </w:hyperlink>
      <w:r w:rsidDel="00000000" w:rsidR="00000000" w:rsidRPr="00000000">
        <w:rPr>
          <w:rtl w:val="0"/>
        </w:rPr>
      </w:r>
    </w:p>
    <w:p w:rsidR="00000000" w:rsidDel="00000000" w:rsidP="00000000" w:rsidRDefault="00000000" w:rsidRPr="00000000" w14:paraId="0000008E">
      <w:pPr>
        <w:numPr>
          <w:ilvl w:val="0"/>
          <w:numId w:val="20"/>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MetalLB documentation: </w:t>
      </w:r>
      <w:hyperlink r:id="rId11">
        <w:r w:rsidDel="00000000" w:rsidR="00000000" w:rsidRPr="00000000">
          <w:rPr>
            <w:rFonts w:ascii="Cambria" w:cs="Cambria" w:eastAsia="Cambria" w:hAnsi="Cambria"/>
            <w:color w:val="1155cc"/>
            <w:sz w:val="24"/>
            <w:szCs w:val="24"/>
            <w:u w:val="single"/>
            <w:rtl w:val="0"/>
          </w:rPr>
          <w:t xml:space="preserve">https://metallb.io</w:t>
        </w:r>
      </w:hyperlink>
      <w:r w:rsidDel="00000000" w:rsidR="00000000" w:rsidRPr="00000000">
        <w:rPr>
          <w:rtl w:val="0"/>
        </w:rPr>
      </w:r>
    </w:p>
    <w:p w:rsidR="00000000" w:rsidDel="00000000" w:rsidP="00000000" w:rsidRDefault="00000000" w:rsidRPr="00000000" w14:paraId="0000008F">
      <w:pPr>
        <w:numPr>
          <w:ilvl w:val="0"/>
          <w:numId w:val="20"/>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Ubuntu Documentation: </w:t>
      </w:r>
      <w:hyperlink r:id="rId12">
        <w:r w:rsidDel="00000000" w:rsidR="00000000" w:rsidRPr="00000000">
          <w:rPr>
            <w:rFonts w:ascii="Cambria" w:cs="Cambria" w:eastAsia="Cambria" w:hAnsi="Cambria"/>
            <w:color w:val="1155cc"/>
            <w:sz w:val="24"/>
            <w:szCs w:val="24"/>
            <w:u w:val="single"/>
            <w:rtl w:val="0"/>
          </w:rPr>
          <w:t xml:space="preserve">https://help.ubuntu.com</w:t>
        </w:r>
      </w:hyperlink>
      <w:r w:rsidDel="00000000" w:rsidR="00000000" w:rsidRPr="00000000">
        <w:rPr>
          <w:rtl w:val="0"/>
        </w:rPr>
      </w:r>
    </w:p>
    <w:p w:rsidR="00000000" w:rsidDel="00000000" w:rsidP="00000000" w:rsidRDefault="00000000" w:rsidRPr="00000000" w14:paraId="00000090">
      <w:pPr>
        <w:spacing w:line="240" w:lineRule="auto"/>
        <w:ind w:left="0" w:firstLine="0"/>
        <w:rPr>
          <w:rFonts w:ascii="Cambria" w:cs="Cambria" w:eastAsia="Cambria" w:hAnsi="Cambria"/>
          <w:color w:val="ff9900"/>
          <w:sz w:val="2"/>
          <w:szCs w:val="2"/>
        </w:rPr>
      </w:pPr>
      <w:r w:rsidDel="00000000" w:rsidR="00000000" w:rsidRPr="00000000">
        <w:rPr>
          <w:rtl w:val="0"/>
        </w:rPr>
      </w:r>
    </w:p>
    <w:p w:rsidR="00000000" w:rsidDel="00000000" w:rsidP="00000000" w:rsidRDefault="00000000" w:rsidRPr="00000000" w14:paraId="00000091">
      <w:pPr>
        <w:pStyle w:val="Heading1"/>
        <w:numPr>
          <w:ilvl w:val="0"/>
          <w:numId w:val="24"/>
        </w:numPr>
        <w:spacing w:line="276" w:lineRule="auto"/>
        <w:ind w:left="360" w:hanging="360"/>
        <w:rPr/>
      </w:pPr>
      <w:bookmarkStart w:colFirst="0" w:colLast="0" w:name="_heading=h.cueaaocck9d4" w:id="16"/>
      <w:bookmarkEnd w:id="16"/>
      <w:r w:rsidDel="00000000" w:rsidR="00000000" w:rsidRPr="00000000">
        <w:rPr>
          <w:rtl w:val="0"/>
        </w:rPr>
        <w:t xml:space="preserve">Problem Statement</w:t>
      </w:r>
    </w:p>
    <w:p w:rsidR="00000000" w:rsidDel="00000000" w:rsidP="00000000" w:rsidRDefault="00000000" w:rsidRPr="00000000" w14:paraId="00000092">
      <w:pPr>
        <w:pStyle w:val="Heading2"/>
        <w:spacing w:line="276" w:lineRule="auto"/>
        <w:rPr/>
      </w:pPr>
      <w:bookmarkStart w:colFirst="0" w:colLast="0" w:name="_heading=h.ck79fashiy42" w:id="17"/>
      <w:bookmarkEnd w:id="17"/>
      <w:r w:rsidDel="00000000" w:rsidR="00000000" w:rsidRPr="00000000">
        <w:rPr>
          <w:rtl w:val="0"/>
        </w:rPr>
        <w:t xml:space="preserve">Current Situation:</w:t>
      </w:r>
    </w:p>
    <w:p w:rsidR="00000000" w:rsidDel="00000000" w:rsidP="00000000" w:rsidRDefault="00000000" w:rsidRPr="00000000" w14:paraId="00000093">
      <w:pPr>
        <w:spacing w:line="276"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game development and similar technical courses, students will regularly produce massive projects using tools like Unity or Blender. A single assignment can range from 2-8 GB, and across a class of 45 students with six assignments, total data volume can exceed 3 TB. When replication for fault tolerance is factored in, requirements can climb over 6 TB. Currently, many instructors rely on GitHub or cloud-based platforms for submissions, but these solutions still have significant limitations.</w:t>
      </w:r>
    </w:p>
    <w:p w:rsidR="00000000" w:rsidDel="00000000" w:rsidP="00000000" w:rsidRDefault="00000000" w:rsidRPr="00000000" w14:paraId="00000094">
      <w:pPr>
        <w:pStyle w:val="Heading2"/>
        <w:spacing w:line="276" w:lineRule="auto"/>
        <w:rPr/>
      </w:pPr>
      <w:bookmarkStart w:colFirst="0" w:colLast="0" w:name="_heading=h.xlticv9pqff" w:id="18"/>
      <w:bookmarkEnd w:id="18"/>
      <w:r w:rsidDel="00000000" w:rsidR="00000000" w:rsidRPr="00000000">
        <w:rPr>
          <w:rtl w:val="0"/>
        </w:rPr>
        <w:t xml:space="preserve">Problem:</w:t>
      </w:r>
    </w:p>
    <w:p w:rsidR="00000000" w:rsidDel="00000000" w:rsidP="00000000" w:rsidRDefault="00000000" w:rsidRPr="00000000" w14:paraId="00000095">
      <w:pPr>
        <w:spacing w:line="276"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Existing submission platforms such as GitHub restrict file size to 100 MB per file and repository capacity to about 10 GB per repo. Cloud services, while capable of handling large files, often come with high costs, potential security concerns, and restrictions from institutional IT policies. As a result, instructors struggle to manage large-scale coursework submissions, while students face unreliable or overly complicated workflows for submitting their assignments.</w:t>
      </w:r>
    </w:p>
    <w:p w:rsidR="00000000" w:rsidDel="00000000" w:rsidP="00000000" w:rsidRDefault="00000000" w:rsidRPr="00000000" w14:paraId="00000096">
      <w:pPr>
        <w:pStyle w:val="Heading2"/>
        <w:spacing w:line="276" w:lineRule="auto"/>
        <w:rPr/>
      </w:pPr>
      <w:bookmarkStart w:colFirst="0" w:colLast="0" w:name="_heading=h.z8ifzugspne1" w:id="19"/>
      <w:bookmarkEnd w:id="19"/>
      <w:r w:rsidDel="00000000" w:rsidR="00000000" w:rsidRPr="00000000">
        <w:rPr>
          <w:rtl w:val="0"/>
        </w:rPr>
        <w:t xml:space="preserve">Proposal:</w:t>
      </w:r>
    </w:p>
    <w:p w:rsidR="00000000" w:rsidDel="00000000" w:rsidP="00000000" w:rsidRDefault="00000000" w:rsidRPr="00000000" w14:paraId="00000097">
      <w:pPr>
        <w:spacing w:line="276"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address these issues, ClusterGit will implement a self-hosted, distributed file submission system built on a Raspberry Pi  cluster. The platform layers Git with Git-annex for large file support and uses K3s with Longhorn for container orchestration, replication, and rollback functionality. This ensures secure, reliable handling of multi-gigabyte files while remaining cost-effective and compliant with academic needs.</w:t>
      </w:r>
    </w:p>
    <w:p w:rsidR="00000000" w:rsidDel="00000000" w:rsidP="00000000" w:rsidRDefault="00000000" w:rsidRPr="00000000" w14:paraId="00000098">
      <w:pPr>
        <w:pStyle w:val="Heading2"/>
        <w:spacing w:line="276" w:lineRule="auto"/>
        <w:rPr/>
      </w:pPr>
      <w:bookmarkStart w:colFirst="0" w:colLast="0" w:name="_heading=h.tt9i5wiktqe2" w:id="20"/>
      <w:bookmarkEnd w:id="20"/>
      <w:r w:rsidDel="00000000" w:rsidR="00000000" w:rsidRPr="00000000">
        <w:rPr>
          <w:rtl w:val="0"/>
        </w:rPr>
        <w:t xml:space="preserve">Predicted Outcome:</w:t>
      </w:r>
    </w:p>
    <w:p w:rsidR="00000000" w:rsidDel="00000000" w:rsidP="00000000" w:rsidRDefault="00000000" w:rsidRPr="00000000" w14:paraId="00000099">
      <w:pPr>
        <w:spacing w:line="276"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completed, ClusterGit will provide a low-cost, scalable, and open-source submission platform that:</w:t>
      </w:r>
    </w:p>
    <w:p w:rsidR="00000000" w:rsidDel="00000000" w:rsidP="00000000" w:rsidRDefault="00000000" w:rsidRPr="00000000" w14:paraId="0000009A">
      <w:pPr>
        <w:numPr>
          <w:ilvl w:val="0"/>
          <w:numId w:val="9"/>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Supports multi-gigabite file uploads and downloads.</w:t>
      </w:r>
    </w:p>
    <w:p w:rsidR="00000000" w:rsidDel="00000000" w:rsidP="00000000" w:rsidRDefault="00000000" w:rsidRPr="00000000" w14:paraId="0000009B">
      <w:pPr>
        <w:numPr>
          <w:ilvl w:val="0"/>
          <w:numId w:val="9"/>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Ensures redundancy and recovery across Raspberry Pi nodes.</w:t>
      </w:r>
    </w:p>
    <w:p w:rsidR="00000000" w:rsidDel="00000000" w:rsidP="00000000" w:rsidRDefault="00000000" w:rsidRPr="00000000" w14:paraId="0000009C">
      <w:pPr>
        <w:numPr>
          <w:ilvl w:val="0"/>
          <w:numId w:val="9"/>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Secures files through encryption at rest and in transit.</w:t>
      </w:r>
    </w:p>
    <w:p w:rsidR="00000000" w:rsidDel="00000000" w:rsidP="00000000" w:rsidRDefault="00000000" w:rsidRPr="00000000" w14:paraId="0000009D">
      <w:pPr>
        <w:numPr>
          <w:ilvl w:val="0"/>
          <w:numId w:val="9"/>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Provides long-term accessibility for both students and instructors.</w:t>
      </w:r>
    </w:p>
    <w:p w:rsidR="00000000" w:rsidDel="00000000" w:rsidP="00000000" w:rsidRDefault="00000000" w:rsidRPr="00000000" w14:paraId="0000009E">
      <w:pPr>
        <w:spacing w:line="276" w:lineRule="auto"/>
        <w:ind w:left="720" w:firstLine="0"/>
        <w:rPr>
          <w:rFonts w:ascii="Cambria" w:cs="Cambria" w:eastAsia="Cambria" w:hAnsi="Cambria"/>
          <w:color w:val="ff9900"/>
        </w:rPr>
      </w:pPr>
      <w:r w:rsidDel="00000000" w:rsidR="00000000" w:rsidRPr="00000000">
        <w:rPr>
          <w:rFonts w:ascii="Cambria" w:cs="Cambria" w:eastAsia="Cambria" w:hAnsi="Cambria"/>
          <w:sz w:val="24"/>
          <w:szCs w:val="24"/>
          <w:rtl w:val="0"/>
        </w:rPr>
        <w:t xml:space="preserve">This solution will eliminate GitHub’s size restrictions, reduce reliance on costly cloud services, and empower instructors with a reliable, self-sufficient platform for managing coursework at scale.</w:t>
      </w:r>
      <w:r w:rsidDel="00000000" w:rsidR="00000000" w:rsidRPr="00000000">
        <w:rPr>
          <w:rtl w:val="0"/>
        </w:rPr>
      </w:r>
    </w:p>
    <w:p w:rsidR="00000000" w:rsidDel="00000000" w:rsidP="00000000" w:rsidRDefault="00000000" w:rsidRPr="00000000" w14:paraId="0000009F">
      <w:pPr>
        <w:pStyle w:val="Heading1"/>
        <w:numPr>
          <w:ilvl w:val="0"/>
          <w:numId w:val="24"/>
        </w:numPr>
        <w:spacing w:line="276" w:lineRule="auto"/>
        <w:ind w:left="360" w:hanging="360"/>
        <w:rPr/>
      </w:pPr>
      <w:bookmarkStart w:colFirst="0" w:colLast="0" w:name="_heading=h.viqy52d0tviy" w:id="21"/>
      <w:bookmarkEnd w:id="21"/>
      <w:r w:rsidDel="00000000" w:rsidR="00000000" w:rsidRPr="00000000">
        <w:rPr>
          <w:rtl w:val="0"/>
        </w:rPr>
        <w:t xml:space="preserve">Stakeholder and User Descriptions</w:t>
      </w:r>
    </w:p>
    <w:p w:rsidR="00000000" w:rsidDel="00000000" w:rsidP="00000000" w:rsidRDefault="00000000" w:rsidRPr="00000000" w14:paraId="000000A0">
      <w:pPr>
        <w:pStyle w:val="Heading2"/>
        <w:spacing w:line="276" w:lineRule="auto"/>
        <w:rPr/>
      </w:pPr>
      <w:bookmarkStart w:colFirst="0" w:colLast="0" w:name="_heading=h.lb25foefmr0o" w:id="22"/>
      <w:bookmarkEnd w:id="22"/>
      <w:r w:rsidDel="00000000" w:rsidR="00000000" w:rsidRPr="00000000">
        <w:rPr>
          <w:rtl w:val="0"/>
        </w:rPr>
        <w:t xml:space="preserve">3.1. Stakeholder Summary</w:t>
      </w:r>
    </w:p>
    <w:p w:rsidR="00000000" w:rsidDel="00000000" w:rsidP="00000000" w:rsidRDefault="00000000" w:rsidRPr="00000000" w14:paraId="000000A1">
      <w:pPr>
        <w:spacing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Everyone with an interest in or influence on the project.</w:t>
      </w:r>
      <w:r w:rsidDel="00000000" w:rsidR="00000000" w:rsidRPr="00000000">
        <w:rPr>
          <w:rtl w:val="0"/>
        </w:rPr>
      </w:r>
    </w:p>
    <w:sdt>
      <w:sdtPr>
        <w:lock w:val="contentLocked"/>
        <w:id w:val="1328413739"/>
        <w:tag w:val="goog_rdk_15"/>
      </w:sdtPr>
      <w:sdtContent>
        <w:tbl>
          <w:tblPr>
            <w:tblStyle w:val="Table2"/>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775"/>
            <w:gridCol w:w="5055"/>
            <w:tblGridChange w:id="0">
              <w:tblGrid>
                <w:gridCol w:w="1620"/>
                <w:gridCol w:w="2775"/>
                <w:gridCol w:w="505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Stakeholder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Position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Responsibilities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Professor</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Jay Johns</w:t>
                  <w:br w:type="textWrapping"/>
                  <w:t xml:space="preserve">(Sponsor/</w:t>
                  <w:br w:type="textWrapping"/>
                  <w:t xml:space="preserve">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Faculty sponsor and advisor overseeing project scope, progress, and 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numPr>
                    <w:ilvl w:val="0"/>
                    <w:numId w:val="1"/>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project requirements and scope.</w:t>
                </w:r>
              </w:p>
              <w:p w:rsidR="00000000" w:rsidDel="00000000" w:rsidP="00000000" w:rsidRDefault="00000000" w:rsidRPr="00000000" w14:paraId="000000A9">
                <w:pPr>
                  <w:widowControl w:val="0"/>
                  <w:numPr>
                    <w:ilvl w:val="0"/>
                    <w:numId w:val="1"/>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Aid team in completing the project through mentorship and feedback.</w:t>
                </w:r>
              </w:p>
              <w:p w:rsidR="00000000" w:rsidDel="00000000" w:rsidP="00000000" w:rsidRDefault="00000000" w:rsidRPr="00000000" w14:paraId="000000AA">
                <w:pPr>
                  <w:widowControl w:val="0"/>
                  <w:numPr>
                    <w:ilvl w:val="0"/>
                    <w:numId w:val="1"/>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Evaluate project deliverables and prototype performance.</w:t>
                </w:r>
              </w:p>
              <w:p w:rsidR="00000000" w:rsidDel="00000000" w:rsidP="00000000" w:rsidRDefault="00000000" w:rsidRPr="00000000" w14:paraId="000000AB">
                <w:pPr>
                  <w:widowControl w:val="0"/>
                  <w:numPr>
                    <w:ilvl w:val="0"/>
                    <w:numId w:val="1"/>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Monitor progress and ensure alignment with academic expectations.</w:t>
                </w:r>
              </w:p>
              <w:p w:rsidR="00000000" w:rsidDel="00000000" w:rsidP="00000000" w:rsidRDefault="00000000" w:rsidRPr="00000000" w14:paraId="000000AC">
                <w:pPr>
                  <w:widowControl w:val="0"/>
                  <w:numPr>
                    <w:ilvl w:val="0"/>
                    <w:numId w:val="1"/>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resources (lab space, hardware access, course alignment).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Project Team</w:t>
                </w:r>
              </w:p>
              <w:p w:rsidR="00000000" w:rsidDel="00000000" w:rsidP="00000000" w:rsidRDefault="00000000" w:rsidRPr="00000000" w14:paraId="000000AE">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(Developers/</w:t>
                  <w:br w:type="textWrapping"/>
                  <w:t xml:space="preserve">Admins)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 developers and maintainers of the ClusterGit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numPr>
                    <w:ilvl w:val="0"/>
                    <w:numId w:val="2"/>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Build, configure, and deploy the Raspberry Pi cluster.</w:t>
                </w:r>
              </w:p>
              <w:p w:rsidR="00000000" w:rsidDel="00000000" w:rsidP="00000000" w:rsidRDefault="00000000" w:rsidRPr="00000000" w14:paraId="000000B1">
                <w:pPr>
                  <w:widowControl w:val="0"/>
                  <w:numPr>
                    <w:ilvl w:val="0"/>
                    <w:numId w:val="2"/>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Implement Git-annex workflows, containerization, and distributed storage.</w:t>
                </w:r>
              </w:p>
              <w:p w:rsidR="00000000" w:rsidDel="00000000" w:rsidP="00000000" w:rsidRDefault="00000000" w:rsidRPr="00000000" w14:paraId="000000B2">
                <w:pPr>
                  <w:widowControl w:val="0"/>
                  <w:numPr>
                    <w:ilvl w:val="0"/>
                    <w:numId w:val="2"/>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Monitor performance, troubleshoot errors, and apply upgrades.</w:t>
                </w:r>
              </w:p>
            </w:tc>
          </w:tr>
          <w:tr>
            <w:trPr>
              <w:cantSplit w:val="0"/>
              <w:trHeight w:val="19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Instructors</w:t>
                  <w:br w:type="textWrapping"/>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Faculty member assigning coursework and reviewing submissions.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numPr>
                    <w:ilvl w:val="0"/>
                    <w:numId w:val="5"/>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Receive, review, and archive large student project files.</w:t>
                </w:r>
              </w:p>
              <w:p w:rsidR="00000000" w:rsidDel="00000000" w:rsidP="00000000" w:rsidRDefault="00000000" w:rsidRPr="00000000" w14:paraId="000000B6">
                <w:pPr>
                  <w:widowControl w:val="0"/>
                  <w:numPr>
                    <w:ilvl w:val="0"/>
                    <w:numId w:val="5"/>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Ensure grading integrity by having reliable access to all submissions.</w:t>
                </w:r>
              </w:p>
              <w:p w:rsidR="00000000" w:rsidDel="00000000" w:rsidP="00000000" w:rsidRDefault="00000000" w:rsidRPr="00000000" w14:paraId="000000B7">
                <w:pPr>
                  <w:widowControl w:val="0"/>
                  <w:numPr>
                    <w:ilvl w:val="0"/>
                    <w:numId w:val="5"/>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feedback to improve the system’s usability.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Students</w:t>
                  <w:br w:type="textWrapping"/>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Course participants submitting assignments, often multi-GB Unity or Blender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numPr>
                    <w:ilvl w:val="0"/>
                    <w:numId w:val="3"/>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Upload large projects through CLI or web UI.</w:t>
                </w:r>
              </w:p>
              <w:p w:rsidR="00000000" w:rsidDel="00000000" w:rsidP="00000000" w:rsidRDefault="00000000" w:rsidRPr="00000000" w14:paraId="000000BB">
                <w:pPr>
                  <w:widowControl w:val="0"/>
                  <w:numPr>
                    <w:ilvl w:val="0"/>
                    <w:numId w:val="3"/>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Follow submission procedures reliably.</w:t>
                </w:r>
              </w:p>
              <w:p w:rsidR="00000000" w:rsidDel="00000000" w:rsidP="00000000" w:rsidRDefault="00000000" w:rsidRPr="00000000" w14:paraId="000000B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Ensure files are submitted before deadlines.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Institutional Information Technology</w:t>
                  <w:br w:type="textWrapping"/>
                  <w:t xml:space="preserve">(Secondary)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University IT department responsible for compliance, networking, and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numPr>
                    <w:ilvl w:val="0"/>
                    <w:numId w:val="13"/>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Approve and enforce network/security policies.</w:t>
                </w:r>
              </w:p>
              <w:p w:rsidR="00000000" w:rsidDel="00000000" w:rsidP="00000000" w:rsidRDefault="00000000" w:rsidRPr="00000000" w14:paraId="000000C0">
                <w:pPr>
                  <w:widowControl w:val="0"/>
                  <w:numPr>
                    <w:ilvl w:val="0"/>
                    <w:numId w:val="13"/>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guidance on compliance and infrastructure standards.</w:t>
                </w:r>
              </w:p>
              <w:p w:rsidR="00000000" w:rsidDel="00000000" w:rsidP="00000000" w:rsidRDefault="00000000" w:rsidRPr="00000000" w14:paraId="000000C1">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Monitor integration with campus systems to avoid security risks.</w:t>
                </w:r>
              </w:p>
            </w:tc>
          </w:tr>
        </w:tbl>
      </w:sdtContent>
    </w:sdt>
    <w:p w:rsidR="00000000" w:rsidDel="00000000" w:rsidP="00000000" w:rsidRDefault="00000000" w:rsidRPr="00000000" w14:paraId="000000C2">
      <w:pPr>
        <w:spacing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C4">
      <w:pPr>
        <w:pStyle w:val="Heading2"/>
        <w:spacing w:line="276" w:lineRule="auto"/>
        <w:rPr/>
      </w:pPr>
      <w:bookmarkStart w:colFirst="0" w:colLast="0" w:name="_heading=h.20rcgbbzigry" w:id="23"/>
      <w:bookmarkEnd w:id="23"/>
      <w:r w:rsidDel="00000000" w:rsidR="00000000" w:rsidRPr="00000000">
        <w:rPr>
          <w:rtl w:val="0"/>
        </w:rPr>
        <w:t xml:space="preserve">3.2. User Summary</w:t>
      </w:r>
    </w:p>
    <w:p w:rsidR="00000000" w:rsidDel="00000000" w:rsidP="00000000" w:rsidRDefault="00000000" w:rsidRPr="00000000" w14:paraId="000000C5">
      <w:pPr>
        <w:spacing w:line="276"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Those who directly interact with the system’s interface or workflows.</w:t>
      </w:r>
      <w:r w:rsidDel="00000000" w:rsidR="00000000" w:rsidRPr="00000000">
        <w:rPr>
          <w:rtl w:val="0"/>
        </w:rPr>
      </w:r>
    </w:p>
    <w:sdt>
      <w:sdtPr>
        <w:lock w:val="contentLocked"/>
        <w:id w:val="-1183620739"/>
        <w:tag w:val="goog_rdk_2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2670"/>
            <w:gridCol w:w="5220"/>
            <w:tblGridChange w:id="0">
              <w:tblGrid>
                <w:gridCol w:w="1470"/>
                <w:gridCol w:w="2670"/>
                <w:gridCol w:w="522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End users who submit projects via command line (Git-annex) or a user-friendly web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numPr>
                    <w:ilvl w:val="0"/>
                    <w:numId w:val="11"/>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Upload multi-gigabyte project files reliably.</w:t>
                </w:r>
              </w:p>
              <w:p w:rsidR="00000000" w:rsidDel="00000000" w:rsidP="00000000" w:rsidRDefault="00000000" w:rsidRPr="00000000" w14:paraId="000000CC">
                <w:pPr>
                  <w:widowControl w:val="0"/>
                  <w:numPr>
                    <w:ilvl w:val="0"/>
                    <w:numId w:val="11"/>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Verify submissions are complete and correct.</w:t>
                </w:r>
              </w:p>
              <w:p w:rsidR="00000000" w:rsidDel="00000000" w:rsidP="00000000" w:rsidRDefault="00000000" w:rsidRPr="00000000" w14:paraId="000000CD">
                <w:pPr>
                  <w:widowControl w:val="0"/>
                  <w:numPr>
                    <w:ilvl w:val="0"/>
                    <w:numId w:val="11"/>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Report issues encountered during submission.</w:t>
                </w:r>
              </w:p>
              <w:sdt>
                <w:sdtPr>
                  <w:id w:val="2121038437"/>
                  <w:tag w:val="goog_rdk_17"/>
                </w:sdtPr>
                <w:sdtContent>
                  <w:p w:rsidR="00000000" w:rsidDel="00000000" w:rsidP="00000000" w:rsidRDefault="00000000" w:rsidRPr="00000000" w14:paraId="000000CE">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ins w:author="a on" w:id="3" w:date="2025-11-30T19:45:23Z"/>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Follow deadlines and submission guidelines.</w:t>
                    </w:r>
                    <w:sdt>
                      <w:sdtPr>
                        <w:id w:val="-1068982351"/>
                        <w:tag w:val="goog_rdk_16"/>
                      </w:sdtPr>
                      <w:sdtContent>
                        <w:ins w:author="a on" w:id="3" w:date="2025-11-30T19:45:23Z">
                          <w:r w:rsidDel="00000000" w:rsidR="00000000" w:rsidRPr="00000000">
                            <w:rPr>
                              <w:rtl w:val="0"/>
                            </w:rPr>
                          </w:r>
                        </w:ins>
                      </w:sdtContent>
                    </w:sdt>
                  </w:p>
                </w:sdtContent>
              </w:sdt>
              <w:sdt>
                <w:sdtPr>
                  <w:id w:val="1786663999"/>
                  <w:tag w:val="goog_rdk_19"/>
                </w:sdtPr>
                <w:sdtContent>
                  <w:p w:rsidR="00000000" w:rsidDel="00000000" w:rsidP="00000000" w:rsidRDefault="00000000" w:rsidRPr="00000000" w14:paraId="000000CF">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mbria" w:cs="Cambria" w:eastAsia="Cambria" w:hAnsi="Cambria"/>
                        <w:sz w:val="24"/>
                        <w:szCs w:val="24"/>
                        <w:u w:val="none"/>
                        <w:rPrChange w:author="a on" w:id="4" w:date="2025-11-30T19:45:23Z">
                          <w:rPr>
                            <w:rFonts w:ascii="Cambria" w:cs="Cambria" w:eastAsia="Cambria" w:hAnsi="Cambria"/>
                            <w:sz w:val="24"/>
                            <w:szCs w:val="24"/>
                          </w:rPr>
                        </w:rPrChange>
                      </w:rPr>
                      <w:pPrChange w:author="a on" w:id="0" w:date="2025-11-30T19:45:23Z">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pPr>
                      </w:pPrChange>
                    </w:pPr>
                    <w:sdt>
                      <w:sdtPr>
                        <w:id w:val="592694488"/>
                        <w:tag w:val="goog_rdk_18"/>
                      </w:sdtPr>
                      <w:sdtContent>
                        <w:ins w:author="a on" w:id="3" w:date="2025-11-30T19:45:23Z">
                          <w:r w:rsidDel="00000000" w:rsidR="00000000" w:rsidRPr="00000000">
                            <w:rPr>
                              <w:rFonts w:ascii="Cambria" w:cs="Cambria" w:eastAsia="Cambria" w:hAnsi="Cambria"/>
                              <w:sz w:val="24"/>
                              <w:szCs w:val="24"/>
                              <w:rtl w:val="0"/>
                            </w:rPr>
                            <w:t xml:space="preserve">Access the cluster on or off-campus</w:t>
                          </w:r>
                        </w:ins>
                      </w:sdtContent>
                    </w:sdt>
                    <w:r w:rsidDel="00000000" w:rsidR="00000000" w:rsidRPr="00000000">
                      <w:rPr>
                        <w:rtl w:val="0"/>
                      </w:rPr>
                    </w:r>
                  </w:p>
                </w:sdtContent>
              </w:sdt>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Instructors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Faculty users who collect, review, and archive assignments from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numPr>
                    <w:ilvl w:val="0"/>
                    <w:numId w:val="10"/>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Bulk download submissions for grading.</w:t>
                </w:r>
              </w:p>
              <w:p w:rsidR="00000000" w:rsidDel="00000000" w:rsidP="00000000" w:rsidRDefault="00000000" w:rsidRPr="00000000" w14:paraId="000000D3">
                <w:pPr>
                  <w:widowControl w:val="0"/>
                  <w:numPr>
                    <w:ilvl w:val="0"/>
                    <w:numId w:val="10"/>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Access submission history and metadata (who submitted, when).</w:t>
                </w:r>
              </w:p>
              <w:p w:rsidR="00000000" w:rsidDel="00000000" w:rsidP="00000000" w:rsidRDefault="00000000" w:rsidRPr="00000000" w14:paraId="000000D4">
                <w:pPr>
                  <w:widowControl w:val="0"/>
                  <w:numPr>
                    <w:ilvl w:val="0"/>
                    <w:numId w:val="10"/>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feedback to the project team for improvements.</w:t>
                </w:r>
              </w:p>
              <w:p w:rsidR="00000000" w:rsidDel="00000000" w:rsidP="00000000" w:rsidRDefault="00000000" w:rsidRPr="00000000" w14:paraId="000000D5">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Archive submissions for long-term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System administrators (initially the project team, later possibly faculty 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numPr>
                    <w:ilvl w:val="0"/>
                    <w:numId w:val="8"/>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Oversee system operation and cluster health.</w:t>
                </w:r>
              </w:p>
              <w:p w:rsidR="00000000" w:rsidDel="00000000" w:rsidP="00000000" w:rsidRDefault="00000000" w:rsidRPr="00000000" w14:paraId="000000D9">
                <w:pPr>
                  <w:widowControl w:val="0"/>
                  <w:numPr>
                    <w:ilvl w:val="0"/>
                    <w:numId w:val="8"/>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Manage replication and redundancy settings.</w:t>
                </w:r>
              </w:p>
              <w:p w:rsidR="00000000" w:rsidDel="00000000" w:rsidP="00000000" w:rsidRDefault="00000000" w:rsidRPr="00000000" w14:paraId="000000DA">
                <w:pPr>
                  <w:widowControl w:val="0"/>
                  <w:numPr>
                    <w:ilvl w:val="0"/>
                    <w:numId w:val="8"/>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Troubleshoot technical issues and apply software/hardware updates.</w:t>
                </w:r>
              </w:p>
              <w:p w:rsidR="00000000" w:rsidDel="00000000" w:rsidP="00000000" w:rsidRDefault="00000000" w:rsidRPr="00000000" w14:paraId="000000DB">
                <w:pPr>
                  <w:widowControl w:val="0"/>
                  <w:numPr>
                    <w:ilvl w:val="0"/>
                    <w:numId w:val="8"/>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Ensure uptime and reliability of the system.</w:t>
                </w:r>
              </w:p>
              <w:p w:rsidR="00000000" w:rsidDel="00000000" w:rsidP="00000000" w:rsidRDefault="00000000" w:rsidRPr="00000000" w14:paraId="000000DC">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Implement and monitor user authentication and security.</w:t>
                </w:r>
              </w:p>
            </w:tc>
          </w:tr>
        </w:tbl>
      </w:sdtContent>
    </w:sdt>
    <w:p w:rsidR="00000000" w:rsidDel="00000000" w:rsidP="00000000" w:rsidRDefault="00000000" w:rsidRPr="00000000" w14:paraId="000000D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E">
      <w:pPr>
        <w:pStyle w:val="Heading2"/>
        <w:spacing w:line="276" w:lineRule="auto"/>
        <w:rPr/>
      </w:pPr>
      <w:bookmarkStart w:colFirst="0" w:colLast="0" w:name="_heading=h.fbik0t4ayb48" w:id="24"/>
      <w:bookmarkEnd w:id="24"/>
      <w:r w:rsidDel="00000000" w:rsidR="00000000" w:rsidRPr="00000000">
        <w:rPr>
          <w:rtl w:val="0"/>
        </w:rPr>
        <w:t xml:space="preserve">3.3. User Environment</w:t>
      </w:r>
    </w:p>
    <w:p w:rsidR="00000000" w:rsidDel="00000000" w:rsidP="00000000" w:rsidRDefault="00000000" w:rsidRPr="00000000" w14:paraId="000000DF">
      <w:pPr>
        <w:pStyle w:val="Heading3"/>
        <w:spacing w:before="200" w:line="276" w:lineRule="auto"/>
        <w:ind w:left="0" w:firstLine="0"/>
        <w:rPr/>
      </w:pPr>
      <w:bookmarkStart w:colFirst="0" w:colLast="0" w:name="_heading=h.eaa07wv3141e" w:id="25"/>
      <w:bookmarkEnd w:id="25"/>
      <w:r w:rsidDel="00000000" w:rsidR="00000000" w:rsidRPr="00000000">
        <w:rPr>
          <w:rtl w:val="0"/>
        </w:rPr>
        <w:t xml:space="preserve">Student User</w:t>
      </w:r>
    </w:p>
    <w:p w:rsidR="00000000" w:rsidDel="00000000" w:rsidP="00000000" w:rsidRDefault="00000000" w:rsidRPr="00000000" w14:paraId="000000E0">
      <w:pPr>
        <w:spacing w:line="276" w:lineRule="auto"/>
        <w:rPr>
          <w:rFonts w:ascii="Cambria" w:cs="Cambria" w:eastAsia="Cambria" w:hAnsi="Cambria"/>
          <w:sz w:val="24"/>
          <w:szCs w:val="24"/>
        </w:rPr>
      </w:pPr>
      <w:r w:rsidDel="00000000" w:rsidR="00000000" w:rsidRPr="00000000">
        <w:rPr>
          <w:rFonts w:ascii="Cambria" w:cs="Cambria" w:eastAsia="Cambria" w:hAnsi="Cambria"/>
          <w:rtl w:val="0"/>
        </w:rPr>
        <w:tab/>
      </w:r>
      <w:r w:rsidDel="00000000" w:rsidR="00000000" w:rsidRPr="00000000">
        <w:rPr>
          <w:rFonts w:ascii="Cambria" w:cs="Cambria" w:eastAsia="Cambria" w:hAnsi="Cambria"/>
          <w:sz w:val="24"/>
          <w:szCs w:val="24"/>
          <w:rtl w:val="0"/>
        </w:rPr>
        <w:t xml:space="preserve">Students can create an account and log in with their credentials to the web interface. They will submit large project files through either a command-line Git-annex workflow or a web-based submission interface. To avoid overwhelming local storage, students can configure their setup so that large files are uploaded to the cluster and removed from their laptops after confirmations, keeping only Git metadata. Students typically work on personal laptops, personal desktops, or school desktops and may upload from either campus networks or home networks. The environment must provide an intuitive, reliable, and secure submission process with progress indicators and confirmation that submissions are complete.</w:t>
      </w:r>
    </w:p>
    <w:p w:rsidR="00000000" w:rsidDel="00000000" w:rsidP="00000000" w:rsidRDefault="00000000" w:rsidRPr="00000000" w14:paraId="000000E1">
      <w:pPr>
        <w:pStyle w:val="Heading3"/>
        <w:spacing w:line="276" w:lineRule="auto"/>
        <w:ind w:left="0" w:firstLine="0"/>
        <w:rPr/>
      </w:pPr>
      <w:bookmarkStart w:colFirst="0" w:colLast="0" w:name="_heading=h.ylb6bkqpqs13" w:id="26"/>
      <w:bookmarkEnd w:id="26"/>
      <w:r w:rsidDel="00000000" w:rsidR="00000000" w:rsidRPr="00000000">
        <w:rPr>
          <w:rtl w:val="0"/>
        </w:rPr>
        <w:t xml:space="preserve">Instructor User</w:t>
      </w:r>
    </w:p>
    <w:p w:rsidR="00000000" w:rsidDel="00000000" w:rsidP="00000000" w:rsidRDefault="00000000" w:rsidRPr="00000000" w14:paraId="000000E2">
      <w:pPr>
        <w:spacing w:line="276" w:lineRule="auto"/>
        <w:rPr>
          <w:rFonts w:ascii="Cambria" w:cs="Cambria" w:eastAsia="Cambria" w:hAnsi="Cambria"/>
          <w:sz w:val="24"/>
          <w:szCs w:val="24"/>
        </w:rPr>
      </w:pPr>
      <w:r w:rsidDel="00000000" w:rsidR="00000000" w:rsidRPr="00000000">
        <w:rPr>
          <w:rFonts w:ascii="Cambria" w:cs="Cambria" w:eastAsia="Cambria" w:hAnsi="Cambria"/>
          <w:rtl w:val="0"/>
        </w:rPr>
        <w:tab/>
      </w:r>
      <w:r w:rsidDel="00000000" w:rsidR="00000000" w:rsidRPr="00000000">
        <w:rPr>
          <w:rFonts w:ascii="Cambria" w:cs="Cambria" w:eastAsia="Cambria" w:hAnsi="Cambria"/>
          <w:sz w:val="24"/>
          <w:szCs w:val="24"/>
          <w:rtl w:val="0"/>
        </w:rPr>
        <w:t xml:space="preserve">Instructors create an account and log in with their credentials through the web interface</w:t>
      </w:r>
      <w:sdt>
        <w:sdtPr>
          <w:id w:val="-1695745787"/>
          <w:tag w:val="goog_rdk_21"/>
        </w:sdtPr>
        <w:sdtContent>
          <w:ins w:author="a on" w:id="5" w:date="2025-11-30T19:46:31Z">
            <w:r w:rsidDel="00000000" w:rsidR="00000000" w:rsidRPr="00000000">
              <w:rPr>
                <w:rFonts w:ascii="Cambria" w:cs="Cambria" w:eastAsia="Cambria" w:hAnsi="Cambria"/>
                <w:sz w:val="24"/>
                <w:szCs w:val="24"/>
                <w:rtl w:val="0"/>
              </w:rPr>
              <w:t xml:space="preserve"> or CLI</w:t>
            </w:r>
          </w:ins>
        </w:sdtContent>
      </w:sdt>
      <w:r w:rsidDel="00000000" w:rsidR="00000000" w:rsidRPr="00000000">
        <w:rPr>
          <w:rFonts w:ascii="Cambria" w:cs="Cambria" w:eastAsia="Cambria" w:hAnsi="Cambria"/>
          <w:sz w:val="24"/>
          <w:szCs w:val="24"/>
          <w:rtl w:val="0"/>
        </w:rPr>
        <w:t xml:space="preserve">. They will access submissions via the web interface or by downloading zip archives of student work. The system provides options for per-student or per-assignment zip downloads, enabling instructors to efficiently retrieve the data they need for grading. Instructors may also use the web interface to view submission metadata such as student name, time stamps, and confirm submission status. The environment should allow for organized retrieval, batch download options, and reliable archiving to support grading workflows.</w:t>
      </w:r>
    </w:p>
    <w:p w:rsidR="00000000" w:rsidDel="00000000" w:rsidP="00000000" w:rsidRDefault="00000000" w:rsidRPr="00000000" w14:paraId="000000E3">
      <w:pPr>
        <w:pStyle w:val="Heading3"/>
        <w:spacing w:line="276" w:lineRule="auto"/>
        <w:ind w:left="0" w:firstLine="0"/>
        <w:rPr/>
      </w:pPr>
      <w:bookmarkStart w:colFirst="0" w:colLast="0" w:name="_heading=h.ihgndf5nco0r" w:id="27"/>
      <w:bookmarkEnd w:id="27"/>
      <w:r w:rsidDel="00000000" w:rsidR="00000000" w:rsidRPr="00000000">
        <w:rPr>
          <w:rtl w:val="0"/>
        </w:rPr>
        <w:t xml:space="preserve">Admin User</w:t>
      </w:r>
    </w:p>
    <w:p w:rsidR="00000000" w:rsidDel="00000000" w:rsidP="00000000" w:rsidRDefault="00000000" w:rsidRPr="00000000" w14:paraId="000000E4">
      <w:pPr>
        <w:spacing w:line="276" w:lineRule="auto"/>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ab/>
        <w:t xml:space="preserve">The admins can log in with elevated credentials. They manage the system through SSH, K3s dashboards, Git-annex commands, and monitoring tools. Admins could oversee replication, encryption, and rollback settings, ensuring redundancy and availability. They primarily operate in the on-campus lab environment where the Raspberry Pi 5 cluster is physically located, but may need secure remote access for maintenance and monitoring. Their environment would support troubleshooting, performance monitoring, and user management to keep the system reliable at scale.</w:t>
      </w:r>
      <w:r w:rsidDel="00000000" w:rsidR="00000000" w:rsidRPr="00000000">
        <w:rPr>
          <w:rtl w:val="0"/>
        </w:rPr>
      </w:r>
    </w:p>
    <w:p w:rsidR="00000000" w:rsidDel="00000000" w:rsidP="00000000" w:rsidRDefault="00000000" w:rsidRPr="00000000" w14:paraId="000000E5">
      <w:pPr>
        <w:spacing w:line="276" w:lineRule="auto"/>
        <w:rPr>
          <w:rFonts w:ascii="Cambria" w:cs="Cambria" w:eastAsia="Cambria" w:hAnsi="Cambria"/>
          <w:b w:val="1"/>
          <w:bCs w:val="1"/>
          <w:color w:val="ff9900"/>
          <w:sz w:val="24"/>
          <w:szCs w:val="24"/>
        </w:rPr>
      </w:pPr>
      <w:r w:rsidDel="00000000" w:rsidR="00000000" w:rsidRPr="00000000">
        <w:rPr>
          <w:rtl w:val="0"/>
        </w:rPr>
      </w:r>
    </w:p>
    <w:p w:rsidR="00000000" w:rsidDel="00000000" w:rsidP="00000000" w:rsidRDefault="00000000" w:rsidRPr="00000000" w14:paraId="000000E6">
      <w:pPr>
        <w:pStyle w:val="Heading2"/>
        <w:spacing w:line="276" w:lineRule="auto"/>
        <w:rPr/>
      </w:pPr>
      <w:bookmarkStart w:colFirst="0" w:colLast="0" w:name="_heading=h.qo1ckj419h8r" w:id="28"/>
      <w:bookmarkEnd w:id="28"/>
      <w:r w:rsidDel="00000000" w:rsidR="00000000" w:rsidRPr="00000000">
        <w:rPr>
          <w:rtl w:val="0"/>
        </w:rPr>
        <w:t xml:space="preserve">3.4. Operating Environment</w:t>
      </w:r>
    </w:p>
    <w:p w:rsidR="00000000" w:rsidDel="00000000" w:rsidP="00000000" w:rsidRDefault="00000000" w:rsidRPr="00000000" w14:paraId="000000E7">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ClusterGit system operates in a hybrid environment due to creating an infrastructure then applying an application to utilize.</w:t>
      </w:r>
    </w:p>
    <w:p w:rsidR="00000000" w:rsidDel="00000000" w:rsidP="00000000" w:rsidRDefault="00000000" w:rsidRPr="00000000" w14:paraId="000000E8">
      <w:pPr>
        <w:pStyle w:val="Heading3"/>
        <w:spacing w:line="276" w:lineRule="auto"/>
        <w:rPr/>
      </w:pPr>
      <w:bookmarkStart w:colFirst="0" w:colLast="0" w:name="_heading=h.y5b6uhoduwce" w:id="29"/>
      <w:bookmarkEnd w:id="29"/>
      <w:r w:rsidDel="00000000" w:rsidR="00000000" w:rsidRPr="00000000">
        <w:rPr>
          <w:rtl w:val="0"/>
        </w:rPr>
        <w:t xml:space="preserve">Hardware Environment</w:t>
      </w:r>
    </w:p>
    <w:p w:rsidR="00000000" w:rsidDel="00000000" w:rsidP="00000000" w:rsidRDefault="00000000" w:rsidRPr="00000000" w14:paraId="000000E9">
      <w:pPr>
        <w:numPr>
          <w:ilvl w:val="0"/>
          <w:numId w:val="14"/>
        </w:numPr>
        <w:spacing w:line="276" w:lineRule="auto"/>
        <w:ind w:left="360" w:hanging="18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Cluster Nodes</w:t>
      </w:r>
      <w:r w:rsidDel="00000000" w:rsidR="00000000" w:rsidRPr="00000000">
        <w:rPr>
          <w:rFonts w:ascii="Cambria" w:cs="Cambria" w:eastAsia="Cambria" w:hAnsi="Cambria"/>
          <w:sz w:val="24"/>
          <w:szCs w:val="24"/>
          <w:rtl w:val="0"/>
        </w:rPr>
        <w:t xml:space="preserve">: Five Raspberry Pi 5 boards with 8GB RAM each, with power supply.</w:t>
      </w:r>
      <w:r w:rsidDel="00000000" w:rsidR="00000000" w:rsidRPr="00000000">
        <w:rPr>
          <w:rtl w:val="0"/>
        </w:rPr>
      </w:r>
    </w:p>
    <w:p w:rsidR="00000000" w:rsidDel="00000000" w:rsidP="00000000" w:rsidRDefault="00000000" w:rsidRPr="00000000" w14:paraId="000000EA">
      <w:pPr>
        <w:numPr>
          <w:ilvl w:val="0"/>
          <w:numId w:val="14"/>
        </w:numPr>
        <w:spacing w:line="276" w:lineRule="auto"/>
        <w:ind w:left="360" w:hanging="18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Storage:</w:t>
      </w:r>
      <w:r w:rsidDel="00000000" w:rsidR="00000000" w:rsidRPr="00000000">
        <w:rPr>
          <w:rFonts w:ascii="Cambria" w:cs="Cambria" w:eastAsia="Cambria" w:hAnsi="Cambria"/>
          <w:sz w:val="24"/>
          <w:szCs w:val="24"/>
          <w:rtl w:val="0"/>
        </w:rPr>
        <w:t xml:space="preserve"> M.2 Hats for SSDs. Currently have 2 x 2TB, expandable for future needs.</w:t>
      </w:r>
      <w:r w:rsidDel="00000000" w:rsidR="00000000" w:rsidRPr="00000000">
        <w:rPr>
          <w:rtl w:val="0"/>
        </w:rPr>
      </w:r>
    </w:p>
    <w:p w:rsidR="00000000" w:rsidDel="00000000" w:rsidP="00000000" w:rsidRDefault="00000000" w:rsidRPr="00000000" w14:paraId="000000EB">
      <w:pPr>
        <w:numPr>
          <w:ilvl w:val="0"/>
          <w:numId w:val="14"/>
        </w:numPr>
        <w:spacing w:line="276" w:lineRule="auto"/>
        <w:ind w:left="360" w:hanging="18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Networking</w:t>
      </w:r>
      <w:r w:rsidDel="00000000" w:rsidR="00000000" w:rsidRPr="00000000">
        <w:rPr>
          <w:rFonts w:ascii="Cambria" w:cs="Cambria" w:eastAsia="Cambria" w:hAnsi="Cambria"/>
          <w:sz w:val="24"/>
          <w:szCs w:val="24"/>
          <w:rtl w:val="0"/>
        </w:rPr>
        <w:t xml:space="preserve">: Local network switch to interconnect the cluster nodes.</w:t>
      </w:r>
      <w:r w:rsidDel="00000000" w:rsidR="00000000" w:rsidRPr="00000000">
        <w:rPr>
          <w:rtl w:val="0"/>
        </w:rPr>
      </w:r>
    </w:p>
    <w:p w:rsidR="00000000" w:rsidDel="00000000" w:rsidP="00000000" w:rsidRDefault="00000000" w:rsidRPr="00000000" w14:paraId="000000EC">
      <w:pPr>
        <w:numPr>
          <w:ilvl w:val="0"/>
          <w:numId w:val="14"/>
        </w:numPr>
        <w:spacing w:line="276" w:lineRule="auto"/>
        <w:ind w:left="360" w:hanging="18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Client Devices: </w:t>
      </w:r>
      <w:r w:rsidDel="00000000" w:rsidR="00000000" w:rsidRPr="00000000">
        <w:rPr>
          <w:rFonts w:ascii="Cambria" w:cs="Cambria" w:eastAsia="Cambria" w:hAnsi="Cambria"/>
          <w:sz w:val="24"/>
          <w:szCs w:val="24"/>
          <w:rtl w:val="0"/>
        </w:rPr>
        <w:t xml:space="preserve">Students and instructors will use laptops or desktops for accessing.</w:t>
      </w:r>
      <w:r w:rsidDel="00000000" w:rsidR="00000000" w:rsidRPr="00000000">
        <w:rPr>
          <w:rtl w:val="0"/>
        </w:rPr>
      </w:r>
    </w:p>
    <w:p w:rsidR="00000000" w:rsidDel="00000000" w:rsidP="00000000" w:rsidRDefault="00000000" w:rsidRPr="00000000" w14:paraId="000000ED">
      <w:pPr>
        <w:pStyle w:val="Heading3"/>
        <w:spacing w:line="276" w:lineRule="auto"/>
        <w:rPr/>
      </w:pPr>
      <w:bookmarkStart w:colFirst="0" w:colLast="0" w:name="_heading=h.2s1vhxxfupi5" w:id="30"/>
      <w:bookmarkEnd w:id="30"/>
      <w:r w:rsidDel="00000000" w:rsidR="00000000" w:rsidRPr="00000000">
        <w:rPr>
          <w:rtl w:val="0"/>
        </w:rPr>
        <w:t xml:space="preserve">Software Environment</w:t>
      </w:r>
    </w:p>
    <w:p w:rsidR="00000000" w:rsidDel="00000000" w:rsidP="00000000" w:rsidRDefault="00000000" w:rsidRPr="00000000" w14:paraId="000000EE">
      <w:pPr>
        <w:numPr>
          <w:ilvl w:val="0"/>
          <w:numId w:val="14"/>
        </w:numPr>
        <w:spacing w:line="276" w:lineRule="auto"/>
        <w:ind w:left="360" w:hanging="18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Operating System:</w:t>
      </w:r>
      <w:r w:rsidDel="00000000" w:rsidR="00000000" w:rsidRPr="00000000">
        <w:rPr>
          <w:rFonts w:ascii="Cambria" w:cs="Cambria" w:eastAsia="Cambria" w:hAnsi="Cambria"/>
          <w:sz w:val="24"/>
          <w:szCs w:val="24"/>
          <w:rtl w:val="0"/>
        </w:rPr>
        <w:t xml:space="preserve"> Ubuntu Server 24.04 running on Raspberry Pi 5 nodes.</w:t>
      </w:r>
      <w:r w:rsidDel="00000000" w:rsidR="00000000" w:rsidRPr="00000000">
        <w:rPr>
          <w:rtl w:val="0"/>
        </w:rPr>
      </w:r>
    </w:p>
    <w:p w:rsidR="00000000" w:rsidDel="00000000" w:rsidP="00000000" w:rsidRDefault="00000000" w:rsidRPr="00000000" w14:paraId="000000EF">
      <w:pPr>
        <w:numPr>
          <w:ilvl w:val="0"/>
          <w:numId w:val="14"/>
        </w:numPr>
        <w:spacing w:line="276" w:lineRule="auto"/>
        <w:ind w:left="360" w:hanging="18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Orchestration</w:t>
      </w:r>
      <w:r w:rsidDel="00000000" w:rsidR="00000000" w:rsidRPr="00000000">
        <w:rPr>
          <w:rFonts w:ascii="Cambria" w:cs="Cambria" w:eastAsia="Cambria" w:hAnsi="Cambria"/>
          <w:sz w:val="24"/>
          <w:szCs w:val="24"/>
          <w:rtl w:val="0"/>
        </w:rPr>
        <w:t xml:space="preserve">: K3s (lightweight Kubernetes) for containerized service management.</w:t>
      </w:r>
      <w:r w:rsidDel="00000000" w:rsidR="00000000" w:rsidRPr="00000000">
        <w:rPr>
          <w:rtl w:val="0"/>
        </w:rPr>
      </w:r>
    </w:p>
    <w:p w:rsidR="00000000" w:rsidDel="00000000" w:rsidP="00000000" w:rsidRDefault="00000000" w:rsidRPr="00000000" w14:paraId="000000F0">
      <w:pPr>
        <w:numPr>
          <w:ilvl w:val="0"/>
          <w:numId w:val="14"/>
        </w:numPr>
        <w:spacing w:line="276" w:lineRule="auto"/>
        <w:ind w:left="360" w:hanging="18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Storage Layer</w:t>
      </w:r>
      <w:r w:rsidDel="00000000" w:rsidR="00000000" w:rsidRPr="00000000">
        <w:rPr>
          <w:rFonts w:ascii="Cambria" w:cs="Cambria" w:eastAsia="Cambria" w:hAnsi="Cambria"/>
          <w:sz w:val="24"/>
          <w:szCs w:val="24"/>
          <w:rtl w:val="0"/>
        </w:rPr>
        <w:t xml:space="preserve">: Longhorn for distributed storage, replication, and rollback.</w:t>
      </w:r>
      <w:r w:rsidDel="00000000" w:rsidR="00000000" w:rsidRPr="00000000">
        <w:rPr>
          <w:rtl w:val="0"/>
        </w:rPr>
      </w:r>
    </w:p>
    <w:p w:rsidR="00000000" w:rsidDel="00000000" w:rsidP="00000000" w:rsidRDefault="00000000" w:rsidRPr="00000000" w14:paraId="000000F1">
      <w:pPr>
        <w:numPr>
          <w:ilvl w:val="0"/>
          <w:numId w:val="14"/>
        </w:numPr>
        <w:spacing w:line="276" w:lineRule="auto"/>
        <w:ind w:left="360" w:hanging="18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Version Control:</w:t>
      </w:r>
      <w:r w:rsidDel="00000000" w:rsidR="00000000" w:rsidRPr="00000000">
        <w:rPr>
          <w:rFonts w:ascii="Cambria" w:cs="Cambria" w:eastAsia="Cambria" w:hAnsi="Cambria"/>
          <w:sz w:val="24"/>
          <w:szCs w:val="24"/>
          <w:rtl w:val="0"/>
        </w:rPr>
        <w:t xml:space="preserve"> Git layered with Git-annex for large file handling.</w:t>
      </w:r>
      <w:r w:rsidDel="00000000" w:rsidR="00000000" w:rsidRPr="00000000">
        <w:rPr>
          <w:rtl w:val="0"/>
        </w:rPr>
      </w:r>
    </w:p>
    <w:p w:rsidR="00000000" w:rsidDel="00000000" w:rsidP="00000000" w:rsidRDefault="00000000" w:rsidRPr="00000000" w14:paraId="000000F2">
      <w:pPr>
        <w:numPr>
          <w:ilvl w:val="0"/>
          <w:numId w:val="14"/>
        </w:numPr>
        <w:spacing w:line="276" w:lineRule="auto"/>
        <w:ind w:left="360" w:hanging="18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Authentication &amp; Metadata: </w:t>
      </w:r>
      <w:r w:rsidDel="00000000" w:rsidR="00000000" w:rsidRPr="00000000">
        <w:rPr>
          <w:rFonts w:ascii="Cambria" w:cs="Cambria" w:eastAsia="Cambria" w:hAnsi="Cambria"/>
          <w:sz w:val="24"/>
          <w:szCs w:val="24"/>
          <w:rtl w:val="0"/>
        </w:rPr>
        <w:t xml:space="preserve">Supabase (PostgreSQL backend) for login, user roles, and submission metadata.</w:t>
      </w:r>
      <w:r w:rsidDel="00000000" w:rsidR="00000000" w:rsidRPr="00000000">
        <w:rPr>
          <w:rtl w:val="0"/>
        </w:rPr>
      </w:r>
    </w:p>
    <w:p w:rsidR="00000000" w:rsidDel="00000000" w:rsidP="00000000" w:rsidRDefault="00000000" w:rsidRPr="00000000" w14:paraId="000000F3">
      <w:pPr>
        <w:numPr>
          <w:ilvl w:val="0"/>
          <w:numId w:val="14"/>
        </w:numPr>
        <w:spacing w:line="276" w:lineRule="auto"/>
        <w:ind w:left="360" w:hanging="18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User Interface: </w:t>
      </w:r>
      <w:r w:rsidDel="00000000" w:rsidR="00000000" w:rsidRPr="00000000">
        <w:rPr>
          <w:rFonts w:ascii="Cambria" w:cs="Cambria" w:eastAsia="Cambria" w:hAnsi="Cambria"/>
          <w:sz w:val="24"/>
          <w:szCs w:val="24"/>
          <w:rtl w:val="0"/>
        </w:rPr>
        <w:t xml:space="preserve">Web portal for students and instructors, integrated with Supabase authentication. Git/CLI tools are also available for advanced users. </w:t>
      </w:r>
      <w:r w:rsidDel="00000000" w:rsidR="00000000" w:rsidRPr="00000000">
        <w:rPr>
          <w:rtl w:val="0"/>
        </w:rPr>
      </w:r>
    </w:p>
    <w:p w:rsidR="00000000" w:rsidDel="00000000" w:rsidP="00000000" w:rsidRDefault="00000000" w:rsidRPr="00000000" w14:paraId="000000F4">
      <w:pPr>
        <w:numPr>
          <w:ilvl w:val="0"/>
          <w:numId w:val="14"/>
        </w:numPr>
        <w:spacing w:line="276" w:lineRule="auto"/>
        <w:ind w:left="360" w:hanging="18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Admin Tools: </w:t>
      </w:r>
      <w:r w:rsidDel="00000000" w:rsidR="00000000" w:rsidRPr="00000000">
        <w:rPr>
          <w:rFonts w:ascii="Cambria" w:cs="Cambria" w:eastAsia="Cambria" w:hAnsi="Cambria"/>
          <w:sz w:val="24"/>
          <w:szCs w:val="24"/>
          <w:rtl w:val="0"/>
        </w:rPr>
        <w:t xml:space="preserve">SSH access to nodes, K3s dashboard, and monitoring utilities.</w:t>
      </w:r>
      <w:r w:rsidDel="00000000" w:rsidR="00000000" w:rsidRPr="00000000">
        <w:rPr>
          <w:rtl w:val="0"/>
        </w:rPr>
      </w:r>
    </w:p>
    <w:p w:rsidR="00000000" w:rsidDel="00000000" w:rsidP="00000000" w:rsidRDefault="00000000" w:rsidRPr="00000000" w14:paraId="000000F5">
      <w:pPr>
        <w:pStyle w:val="Heading3"/>
        <w:spacing w:line="276" w:lineRule="auto"/>
        <w:rPr/>
      </w:pPr>
      <w:bookmarkStart w:colFirst="0" w:colLast="0" w:name="_heading=h.w4a0pkaua7fp" w:id="31"/>
      <w:bookmarkEnd w:id="31"/>
      <w:r w:rsidDel="00000000" w:rsidR="00000000" w:rsidRPr="00000000">
        <w:rPr>
          <w:rtl w:val="0"/>
        </w:rPr>
        <w:t xml:space="preserve">Networking Environment</w:t>
      </w:r>
    </w:p>
    <w:p w:rsidR="00000000" w:rsidDel="00000000" w:rsidP="00000000" w:rsidRDefault="00000000" w:rsidRPr="00000000" w14:paraId="000000F6">
      <w:pPr>
        <w:numPr>
          <w:ilvl w:val="0"/>
          <w:numId w:val="14"/>
        </w:numPr>
        <w:spacing w:line="276" w:lineRule="auto"/>
        <w:ind w:left="360" w:hanging="18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Cluster Connectivity:</w:t>
      </w:r>
      <w:r w:rsidDel="00000000" w:rsidR="00000000" w:rsidRPr="00000000">
        <w:rPr>
          <w:rFonts w:ascii="Cambria" w:cs="Cambria" w:eastAsia="Cambria" w:hAnsi="Cambria"/>
          <w:sz w:val="24"/>
          <w:szCs w:val="24"/>
          <w:rtl w:val="0"/>
        </w:rPr>
        <w:t xml:space="preserve"> All nodes connected via a private on-campus LAN, ensuring high-speed replication and scheduling.</w:t>
      </w:r>
      <w:r w:rsidDel="00000000" w:rsidR="00000000" w:rsidRPr="00000000">
        <w:rPr>
          <w:rtl w:val="0"/>
        </w:rPr>
      </w:r>
    </w:p>
    <w:p w:rsidR="00000000" w:rsidDel="00000000" w:rsidP="00000000" w:rsidRDefault="00000000" w:rsidRPr="00000000" w14:paraId="000000F7">
      <w:pPr>
        <w:numPr>
          <w:ilvl w:val="0"/>
          <w:numId w:val="14"/>
        </w:numPr>
        <w:spacing w:line="276" w:lineRule="auto"/>
        <w:ind w:left="360" w:hanging="18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User Access (Students &amp; Instructors)</w:t>
      </w:r>
      <w:r w:rsidDel="00000000" w:rsidR="00000000" w:rsidRPr="00000000">
        <w:rPr>
          <w:rFonts w:ascii="Cambria" w:cs="Cambria" w:eastAsia="Cambria" w:hAnsi="Cambria"/>
          <w:sz w:val="24"/>
          <w:szCs w:val="24"/>
          <w:rtl w:val="0"/>
        </w:rPr>
        <w:t xml:space="preserve">: Through CLI, available on-campus or remotely via secure VPN or HTTPS.</w:t>
      </w:r>
      <w:r w:rsidDel="00000000" w:rsidR="00000000" w:rsidRPr="00000000">
        <w:rPr>
          <w:rtl w:val="0"/>
        </w:rPr>
      </w:r>
    </w:p>
    <w:p w:rsidR="00000000" w:rsidDel="00000000" w:rsidP="00000000" w:rsidRDefault="00000000" w:rsidRPr="00000000" w14:paraId="000000F8">
      <w:pPr>
        <w:numPr>
          <w:ilvl w:val="0"/>
          <w:numId w:val="14"/>
        </w:numPr>
        <w:spacing w:line="276" w:lineRule="auto"/>
        <w:ind w:left="360" w:hanging="18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Admin Access:</w:t>
      </w:r>
      <w:r w:rsidDel="00000000" w:rsidR="00000000" w:rsidRPr="00000000">
        <w:rPr>
          <w:rFonts w:ascii="Cambria" w:cs="Cambria" w:eastAsia="Cambria" w:hAnsi="Cambria"/>
          <w:sz w:val="24"/>
          <w:szCs w:val="24"/>
          <w:rtl w:val="0"/>
        </w:rPr>
        <w:t xml:space="preserve"> Through SSH, restricted to project team members.</w:t>
      </w:r>
      <w:r w:rsidDel="00000000" w:rsidR="00000000" w:rsidRPr="00000000">
        <w:rPr>
          <w:rtl w:val="0"/>
        </w:rPr>
      </w:r>
    </w:p>
    <w:p w:rsidR="00000000" w:rsidDel="00000000" w:rsidP="00000000" w:rsidRDefault="00000000" w:rsidRPr="00000000" w14:paraId="000000F9">
      <w:pPr>
        <w:spacing w:line="276" w:lineRule="auto"/>
        <w:ind w:left="36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A">
      <w:pPr>
        <w:pStyle w:val="Heading2"/>
        <w:spacing w:line="276" w:lineRule="auto"/>
        <w:rPr/>
      </w:pPr>
      <w:bookmarkStart w:colFirst="0" w:colLast="0" w:name="_heading=h.7m3vkjcdanr7" w:id="32"/>
      <w:bookmarkEnd w:id="32"/>
      <w:r w:rsidDel="00000000" w:rsidR="00000000" w:rsidRPr="00000000">
        <w:rPr>
          <w:rtl w:val="0"/>
        </w:rPr>
        <w:t xml:space="preserve">3.5. Key Stakeholder or User Needs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1110"/>
        <w:gridCol w:w="2580"/>
        <w:gridCol w:w="3225"/>
        <w:tblGridChange w:id="0">
          <w:tblGrid>
            <w:gridCol w:w="2445"/>
            <w:gridCol w:w="1110"/>
            <w:gridCol w:w="2580"/>
            <w:gridCol w:w="3225"/>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0F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Need</w:t>
            </w:r>
          </w:p>
        </w:tc>
        <w:tc>
          <w:tcPr>
            <w:shd w:fill="d9ead3" w:val="clea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Priority</w:t>
            </w:r>
          </w:p>
        </w:tc>
        <w:tc>
          <w:tcPr>
            <w:shd w:fill="d9ead3" w:val="clear"/>
            <w:tcMar>
              <w:top w:w="100.0" w:type="dxa"/>
              <w:left w:w="100.0" w:type="dxa"/>
              <w:bottom w:w="100.0" w:type="dxa"/>
              <w:right w:w="100.0" w:type="dxa"/>
            </w:tcMar>
          </w:tcPr>
          <w:p w:rsidR="00000000" w:rsidDel="00000000" w:rsidP="00000000" w:rsidRDefault="00000000" w:rsidRPr="00000000" w14:paraId="000000F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Concerns</w:t>
            </w:r>
          </w:p>
        </w:tc>
        <w:tc>
          <w:tcPr>
            <w:shd w:fill="d9ead3" w:val="clear"/>
            <w:tcMar>
              <w:top w:w="100.0" w:type="dxa"/>
              <w:left w:w="100.0" w:type="dxa"/>
              <w:bottom w:w="100.0" w:type="dxa"/>
              <w:right w:w="100.0" w:type="dxa"/>
            </w:tcMar>
          </w:tcPr>
          <w:p w:rsidR="00000000" w:rsidDel="00000000" w:rsidP="00000000" w:rsidRDefault="00000000" w:rsidRPr="00000000" w14:paraId="000000F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Proposed Solution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Demonstrate a functioning distributed submission prototype to sponsor</w:t>
            </w:r>
          </w:p>
        </w:tc>
        <w:tc>
          <w:tcPr>
            <w:shd w:fill="auto" w:val="clear"/>
            <w:tcMar>
              <w:top w:w="100.0" w:type="dxa"/>
              <w:left w:w="100.0" w:type="dxa"/>
              <w:bottom w:w="100.0" w:type="dxa"/>
              <w:right w:w="100.0" w:type="dxa"/>
            </w:tcMar>
          </w:tcPr>
          <w:p w:rsidR="00000000" w:rsidDel="00000000" w:rsidP="00000000" w:rsidRDefault="00000000" w:rsidRPr="00000000" w14:paraId="00000100">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Critical</w:t>
            </w:r>
          </w:p>
        </w:tc>
        <w:tc>
          <w:tcPr>
            <w:shd w:fill="auto" w:val="clear"/>
            <w:tcMar>
              <w:top w:w="100.0" w:type="dxa"/>
              <w:left w:w="100.0" w:type="dxa"/>
              <w:bottom w:w="100.0" w:type="dxa"/>
              <w:right w:w="100.0" w:type="dxa"/>
            </w:tcMar>
          </w:tcPr>
          <w:p w:rsidR="00000000" w:rsidDel="00000000" w:rsidP="00000000" w:rsidRDefault="00000000" w:rsidRPr="00000000" w14:paraId="00000101">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Must prove system can handle real-world large file submissions.</w:t>
            </w:r>
          </w:p>
        </w:tc>
        <w:tc>
          <w:tcPr>
            <w:shd w:fill="auto" w:val="clear"/>
            <w:tcMar>
              <w:top w:w="100.0" w:type="dxa"/>
              <w:left w:w="100.0" w:type="dxa"/>
              <w:bottom w:w="100.0" w:type="dxa"/>
              <w:right w:w="100.0" w:type="dxa"/>
            </w:tcMar>
          </w:tcPr>
          <w:p w:rsidR="00000000" w:rsidDel="00000000" w:rsidP="00000000" w:rsidRDefault="00000000" w:rsidRPr="00000000" w14:paraId="00000102">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Deploy and test a Raspberry Pi 5 cluster with K3s + Longhorn + Git-annex using multi-GB uploads and downloads.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3">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Students can upload large files reliably</w:t>
            </w:r>
          </w:p>
        </w:tc>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Critical</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Uploads may fail on slower networks; interruptions could corrupt files.</w:t>
            </w:r>
          </w:p>
        </w:tc>
        <w:tc>
          <w:tcPr>
            <w:shd w:fill="auto" w:val="clear"/>
            <w:tcMar>
              <w:top w:w="100.0" w:type="dxa"/>
              <w:left w:w="100.0" w:type="dxa"/>
              <w:bottom w:w="100.0" w:type="dxa"/>
              <w:right w:w="100.0" w:type="dxa"/>
            </w:tcMar>
          </w:tcPr>
          <w:p w:rsidR="00000000" w:rsidDel="00000000" w:rsidP="00000000" w:rsidRDefault="00000000" w:rsidRPr="00000000" w14:paraId="00000106">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resumable uploads and Git-annex integration with status/confirmation messages.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Instructors can download and grade submissions efficiently</w:t>
            </w:r>
          </w:p>
        </w:tc>
        <w:tc>
          <w:tcPr>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Critical</w:t>
            </w:r>
          </w:p>
        </w:tc>
        <w:tc>
          <w:tcPr>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Downloading many large projects one-by-one is inefficient.</w:t>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ZIP download bundles (per student or per assignment).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B">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Students and instructors can access the system from both on-campus and remote locations</w:t>
            </w:r>
          </w:p>
        </w:tc>
        <w:tc>
          <w:tcPr>
            <w:shd w:fill="auto" w:val="clear"/>
            <w:tcMar>
              <w:top w:w="100.0" w:type="dxa"/>
              <w:left w:w="100.0" w:type="dxa"/>
              <w:bottom w:w="100.0" w:type="dxa"/>
              <w:right w:w="100.0" w:type="dxa"/>
            </w:tcMar>
          </w:tcPr>
          <w:p w:rsidR="00000000" w:rsidDel="00000000" w:rsidP="00000000" w:rsidRDefault="00000000" w:rsidRPr="00000000" w14:paraId="0000010C">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High</w:t>
            </w:r>
          </w:p>
        </w:tc>
        <w:tc>
          <w:tcPr>
            <w:shd w:fill="auto" w:val="clear"/>
            <w:tcMar>
              <w:top w:w="100.0" w:type="dxa"/>
              <w:left w:w="100.0" w:type="dxa"/>
              <w:bottom w:w="100.0" w:type="dxa"/>
              <w:right w:w="100.0" w:type="dxa"/>
            </w:tcMar>
          </w:tcPr>
          <w:p w:rsidR="00000000" w:rsidDel="00000000" w:rsidP="00000000" w:rsidRDefault="00000000" w:rsidRPr="00000000" w14:paraId="0000010D">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Campus IT may restrict remote access or ports.</w:t>
            </w:r>
          </w:p>
        </w:tc>
        <w:tc>
          <w:tcPr>
            <w:shd w:fill="auto" w:val="clea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a secure web portal with HTTPS; support VPN-based access if required by IT.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Authentication and secure access for all users</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High</w:t>
            </w:r>
          </w:p>
        </w:tc>
        <w:tc>
          <w:tcPr>
            <w:shd w:fill="auto" w:val="clear"/>
            <w:tcMar>
              <w:top w:w="100.0" w:type="dxa"/>
              <w:left w:w="100.0" w:type="dxa"/>
              <w:bottom w:w="100.0" w:type="dxa"/>
              <w:right w:w="100.0" w:type="dxa"/>
            </w:tcMar>
          </w:tcPr>
          <w:p w:rsidR="00000000" w:rsidDel="00000000" w:rsidP="00000000" w:rsidRDefault="00000000" w:rsidRPr="00000000" w14:paraId="00000111">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External dependencies (Supabase) may cause downtime; weak auth risks data leaks.</w:t>
            </w:r>
          </w:p>
        </w:tc>
        <w:tc>
          <w:tcPr>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 Supabase for hosted authentication and metadata; plan a local Postgres fallback if the internet is unavailable.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System ensures redundancy and fault tolerance</w:t>
            </w:r>
          </w:p>
        </w:tc>
        <w:tc>
          <w:tcPr>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High</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Node or storage failure could result in data loss.</w:t>
            </w:r>
          </w:p>
        </w:tc>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 Longhorn replication and rollback features to keep multiple copies and allow quick recovery.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Storage can scale with class size and future use</w:t>
            </w:r>
          </w:p>
        </w:tc>
        <w:tc>
          <w:tcPr>
            <w:shd w:fill="auto" w:val="clear"/>
            <w:tcMar>
              <w:top w:w="100.0" w:type="dxa"/>
              <w:left w:w="100.0" w:type="dxa"/>
              <w:bottom w:w="100.0" w:type="dxa"/>
              <w:right w:w="100.0" w:type="dxa"/>
            </w:tcMar>
          </w:tcPr>
          <w:p w:rsidR="00000000" w:rsidDel="00000000" w:rsidP="00000000" w:rsidRDefault="00000000" w:rsidRPr="00000000" w14:paraId="00000118">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Medium</w:t>
            </w:r>
          </w:p>
        </w:tc>
        <w:tc>
          <w:tcPr>
            <w:shd w:fill="auto" w:val="clear"/>
            <w:tcMar>
              <w:top w:w="100.0" w:type="dxa"/>
              <w:left w:w="100.0" w:type="dxa"/>
              <w:bottom w:w="100.0" w:type="dxa"/>
              <w:right w:w="100.0" w:type="dxa"/>
            </w:tcMar>
          </w:tcPr>
          <w:p w:rsidR="00000000" w:rsidDel="00000000" w:rsidP="00000000" w:rsidRDefault="00000000" w:rsidRPr="00000000" w14:paraId="00000119">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Assignments across multiple courses could exceed initial SSD capacity.</w:t>
            </w:r>
          </w:p>
        </w:tc>
        <w:tc>
          <w:tcPr>
            <w:shd w:fill="auto" w:val="clear"/>
            <w:tcMar>
              <w:top w:w="100.0" w:type="dxa"/>
              <w:left w:w="100.0" w:type="dxa"/>
              <w:bottom w:w="100.0" w:type="dxa"/>
              <w:right w:w="100.0" w:type="dxa"/>
            </w:tcMar>
          </w:tcPr>
          <w:p w:rsidR="00000000" w:rsidDel="00000000" w:rsidP="00000000" w:rsidRDefault="00000000" w:rsidRPr="00000000" w14:paraId="0000011A">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 adding more SSDs or integrating with an external NAS.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B">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Admins can securely maintain and monitor the system</w:t>
            </w:r>
          </w:p>
        </w:tc>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Medium</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Without secure access, cluster health and troubleshooting could be compromised. </w:t>
            </w:r>
          </w:p>
        </w:tc>
        <w:tc>
          <w:tcPr>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SSH access via VPN; use K3s dashboard and monitoring tools.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Optional: Web-based student IDE for low-resource devices</w:t>
            </w:r>
          </w:p>
        </w:tc>
        <w:tc>
          <w:tcPr>
            <w:shd w:fill="auto" w:val="clear"/>
            <w:tcMar>
              <w:top w:w="100.0" w:type="dxa"/>
              <w:left w:w="100.0" w:type="dxa"/>
              <w:bottom w:w="100.0" w:type="dxa"/>
              <w:right w:w="100.0" w:type="dxa"/>
            </w:tcMar>
          </w:tcPr>
          <w:p w:rsidR="00000000" w:rsidDel="00000000" w:rsidP="00000000" w:rsidRDefault="00000000" w:rsidRPr="00000000" w14:paraId="00000120">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Optional - Low</w:t>
            </w:r>
          </w:p>
        </w:tc>
        <w:tc>
          <w:tcPr>
            <w:shd w:fill="auto" w:val="clear"/>
            <w:tcMar>
              <w:top w:w="100.0" w:type="dxa"/>
              <w:left w:w="100.0" w:type="dxa"/>
              <w:bottom w:w="100.0" w:type="dxa"/>
              <w:right w:w="100.0" w:type="dxa"/>
            </w:tcMar>
          </w:tcPr>
          <w:p w:rsidR="00000000" w:rsidDel="00000000" w:rsidP="00000000" w:rsidRDefault="00000000" w:rsidRPr="00000000" w14:paraId="00000121">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Developing an in-browser IDE could require significant additional setup and maintenance</w:t>
            </w:r>
          </w:p>
        </w:tc>
        <w:tc>
          <w:tcPr>
            <w:shd w:fill="auto" w:val="clear"/>
            <w:tcMar>
              <w:top w:w="100.0" w:type="dxa"/>
              <w:left w:w="100.0" w:type="dxa"/>
              <w:bottom w:w="100.0" w:type="dxa"/>
              <w:right w:w="100.0" w:type="dxa"/>
            </w:tcMar>
          </w:tcPr>
          <w:p w:rsidR="00000000" w:rsidDel="00000000" w:rsidP="00000000" w:rsidRDefault="00000000" w:rsidRPr="00000000" w14:paraId="00000122">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time permits, integrate a lightweight, browser-based IDE hosted on the cluster so students can edit/test projects without requiring powerful personal laptops.</w:t>
            </w:r>
          </w:p>
        </w:tc>
      </w:tr>
    </w:tbl>
    <w:p w:rsidR="00000000" w:rsidDel="00000000" w:rsidP="00000000" w:rsidRDefault="00000000" w:rsidRPr="00000000" w14:paraId="00000123">
      <w:pPr>
        <w:pStyle w:val="Heading1"/>
        <w:numPr>
          <w:ilvl w:val="0"/>
          <w:numId w:val="24"/>
        </w:numPr>
        <w:spacing w:line="276" w:lineRule="auto"/>
        <w:ind w:left="360" w:hanging="360"/>
        <w:rPr/>
      </w:pPr>
      <w:bookmarkStart w:colFirst="0" w:colLast="0" w:name="_heading=h.jjl9zeoqkp6e" w:id="33"/>
      <w:bookmarkEnd w:id="33"/>
      <w:r w:rsidDel="00000000" w:rsidR="00000000" w:rsidRPr="00000000">
        <w:rPr>
          <w:rtl w:val="0"/>
        </w:rPr>
        <w:t xml:space="preserve">Product Overview</w:t>
      </w:r>
    </w:p>
    <w:p w:rsidR="00000000" w:rsidDel="00000000" w:rsidP="00000000" w:rsidRDefault="00000000" w:rsidRPr="00000000" w14:paraId="00000124">
      <w:pPr>
        <w:pStyle w:val="Heading2"/>
        <w:spacing w:line="276" w:lineRule="auto"/>
        <w:rPr/>
      </w:pPr>
      <w:bookmarkStart w:colFirst="0" w:colLast="0" w:name="_heading=h.j2h271id6ywr" w:id="34"/>
      <w:bookmarkEnd w:id="34"/>
      <w:r w:rsidDel="00000000" w:rsidR="00000000" w:rsidRPr="00000000">
        <w:rPr>
          <w:rtl w:val="0"/>
        </w:rPr>
        <w:t xml:space="preserve">4.1. Overview &amp; Scope</w:t>
      </w:r>
    </w:p>
    <w:p w:rsidR="00000000" w:rsidDel="00000000" w:rsidP="00000000" w:rsidRDefault="00000000" w:rsidRPr="00000000" w14:paraId="00000125">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goal of the project is to develop a self-hosted, distributed file submission platform built on a Raspberry Pi 5 cluster. The system addresses the challenges of coursework submissions in game development and other technical courses where project files can run to multiple GB in size, far exceeding GitHub’s limits.</w:t>
      </w:r>
    </w:p>
    <w:p w:rsidR="00000000" w:rsidDel="00000000" w:rsidP="00000000" w:rsidRDefault="00000000" w:rsidRPr="00000000" w14:paraId="00000126">
      <w:pPr>
        <w:spacing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7">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will provide two main user views:</w:t>
      </w:r>
    </w:p>
    <w:p w:rsidR="00000000" w:rsidDel="00000000" w:rsidP="00000000" w:rsidRDefault="00000000" w:rsidRPr="00000000" w14:paraId="0000012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 View: Students can log in to a web portal, submit large assignments, and verify successful uploads.</w:t>
      </w:r>
    </w:p>
    <w:p w:rsidR="00000000" w:rsidDel="00000000" w:rsidP="00000000" w:rsidRDefault="00000000" w:rsidRPr="00000000" w14:paraId="0000012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Instructor View: Instructors can log in, view student submissions, and download ZIP archives for grading or long-term archiving.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 the infrastructure level, the system uses K3s for container orchestration, Longhorn for distributed storage with replication and rollback, and Git-annex for large file handling. This development provides a scalable, low-cost, open-source solution for managing coursework submissions that require terabytes of storage, ensuring reliability, accessibility, and academic usability.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C">
      <w:pPr>
        <w:pStyle w:val="Heading2"/>
        <w:spacing w:line="276" w:lineRule="auto"/>
        <w:rPr/>
      </w:pPr>
      <w:bookmarkStart w:colFirst="0" w:colLast="0" w:name="_heading=h.f3qpphz78uqv" w:id="35"/>
      <w:bookmarkEnd w:id="35"/>
      <w:r w:rsidDel="00000000" w:rsidR="00000000" w:rsidRPr="00000000">
        <w:rPr>
          <w:rtl w:val="0"/>
        </w:rPr>
        <w:t xml:space="preserve">4.2. Assumptions &amp; Dependencies</w:t>
      </w:r>
    </w:p>
    <w:p w:rsidR="00000000" w:rsidDel="00000000" w:rsidP="00000000" w:rsidRDefault="00000000" w:rsidRPr="00000000" w14:paraId="0000012D">
      <w:pPr>
        <w:spacing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Assumptions</w:t>
      </w:r>
    </w:p>
    <w:p w:rsidR="00000000" w:rsidDel="00000000" w:rsidP="00000000" w:rsidRDefault="00000000" w:rsidRPr="00000000" w14:paraId="0000012E">
      <w:pPr>
        <w:numPr>
          <w:ilvl w:val="0"/>
          <w:numId w:val="22"/>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Raspberry Pi 5 devices and associated storage hardware will remain available and operational throughout the project.</w:t>
      </w:r>
    </w:p>
    <w:p w:rsidR="00000000" w:rsidDel="00000000" w:rsidP="00000000" w:rsidRDefault="00000000" w:rsidRPr="00000000" w14:paraId="0000012F">
      <w:pPr>
        <w:numPr>
          <w:ilvl w:val="0"/>
          <w:numId w:val="22"/>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Supabase will remain supported and provide stable service during the project.</w:t>
      </w:r>
    </w:p>
    <w:p w:rsidR="00000000" w:rsidDel="00000000" w:rsidP="00000000" w:rsidRDefault="00000000" w:rsidRPr="00000000" w14:paraId="00000130">
      <w:pPr>
        <w:numPr>
          <w:ilvl w:val="0"/>
          <w:numId w:val="22"/>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Institutional IT will approve the required networking setup for student and instructor access.</w:t>
      </w:r>
    </w:p>
    <w:p w:rsidR="00000000" w:rsidDel="00000000" w:rsidP="00000000" w:rsidRDefault="00000000" w:rsidRPr="00000000" w14:paraId="00000131">
      <w:pPr>
        <w:spacing w:line="276"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2">
      <w:pPr>
        <w:spacing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Dependencies</w:t>
      </w:r>
    </w:p>
    <w:p w:rsidR="00000000" w:rsidDel="00000000" w:rsidP="00000000" w:rsidRDefault="00000000" w:rsidRPr="00000000" w14:paraId="00000133">
      <w:pPr>
        <w:numPr>
          <w:ilvl w:val="0"/>
          <w:numId w:val="23"/>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Raspberry Pi 5 cluster hardware (Pis, SSDs, networking).</w:t>
      </w:r>
    </w:p>
    <w:p w:rsidR="00000000" w:rsidDel="00000000" w:rsidP="00000000" w:rsidRDefault="00000000" w:rsidRPr="00000000" w14:paraId="00000134">
      <w:pPr>
        <w:numPr>
          <w:ilvl w:val="0"/>
          <w:numId w:val="23"/>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K3s orchestration layer for container deployment.</w:t>
      </w:r>
    </w:p>
    <w:p w:rsidR="00000000" w:rsidDel="00000000" w:rsidP="00000000" w:rsidRDefault="00000000" w:rsidRPr="00000000" w14:paraId="00000135">
      <w:pPr>
        <w:numPr>
          <w:ilvl w:val="0"/>
          <w:numId w:val="23"/>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Longhorn for distributed storage and redundancy.</w:t>
      </w:r>
    </w:p>
    <w:p w:rsidR="00000000" w:rsidDel="00000000" w:rsidP="00000000" w:rsidRDefault="00000000" w:rsidRPr="00000000" w14:paraId="00000136">
      <w:pPr>
        <w:numPr>
          <w:ilvl w:val="0"/>
          <w:numId w:val="23"/>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Git-annex for large file storage and versioning.</w:t>
      </w:r>
    </w:p>
    <w:p w:rsidR="00000000" w:rsidDel="00000000" w:rsidP="00000000" w:rsidRDefault="00000000" w:rsidRPr="00000000" w14:paraId="00000137">
      <w:pPr>
        <w:numPr>
          <w:ilvl w:val="0"/>
          <w:numId w:val="23"/>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Supabase/PostgreSQL for authentication and metadata.</w:t>
      </w:r>
    </w:p>
    <w:p w:rsidR="00000000" w:rsidDel="00000000" w:rsidP="00000000" w:rsidRDefault="00000000" w:rsidRPr="00000000" w14:paraId="00000138">
      <w:pPr>
        <w:numPr>
          <w:ilvl w:val="0"/>
          <w:numId w:val="23"/>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Internet connectivity for Supabase access, container pulls, and remote student/instructor use.</w:t>
      </w:r>
    </w:p>
    <w:p w:rsidR="00000000" w:rsidDel="00000000" w:rsidP="00000000" w:rsidRDefault="00000000" w:rsidRPr="00000000" w14:paraId="00000139">
      <w:pPr>
        <w:spacing w:line="276"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A">
      <w:pPr>
        <w:pStyle w:val="Heading2"/>
        <w:spacing w:line="276" w:lineRule="auto"/>
        <w:rPr/>
      </w:pPr>
      <w:bookmarkStart w:colFirst="0" w:colLast="0" w:name="_heading=h.vv4lu0agyq2y" w:id="36"/>
      <w:bookmarkEnd w:id="36"/>
      <w:r w:rsidDel="00000000" w:rsidR="00000000" w:rsidRPr="00000000">
        <w:rPr>
          <w:rtl w:val="0"/>
        </w:rPr>
        <w:t xml:space="preserve">4.3. Product Features</w:t>
      </w:r>
    </w:p>
    <w:p w:rsidR="00000000" w:rsidDel="00000000" w:rsidP="00000000" w:rsidRDefault="00000000" w:rsidRPr="00000000" w14:paraId="0000013B">
      <w:pPr>
        <w:pStyle w:val="Heading3"/>
        <w:spacing w:line="276" w:lineRule="auto"/>
        <w:rPr/>
      </w:pPr>
      <w:bookmarkStart w:colFirst="0" w:colLast="0" w:name="_heading=h.u9w1o5178uin" w:id="37"/>
      <w:bookmarkEnd w:id="37"/>
      <w:r w:rsidDel="00000000" w:rsidR="00000000" w:rsidRPr="00000000">
        <w:rPr>
          <w:rtl w:val="0"/>
        </w:rPr>
        <w:t xml:space="preserve">Critical Features</w:t>
      </w:r>
    </w:p>
    <w:p w:rsidR="00000000" w:rsidDel="00000000" w:rsidP="00000000" w:rsidRDefault="00000000" w:rsidRPr="00000000" w14:paraId="0000013C">
      <w:pPr>
        <w:numPr>
          <w:ilvl w:val="0"/>
          <w:numId w:val="18"/>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Secure login systems</w:t>
      </w:r>
    </w:p>
    <w:p w:rsidR="00000000" w:rsidDel="00000000" w:rsidP="00000000" w:rsidRDefault="00000000" w:rsidRPr="00000000" w14:paraId="0000013D">
      <w:pPr>
        <w:numPr>
          <w:ilvl w:val="0"/>
          <w:numId w:val="18"/>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 Features</w:t>
      </w:r>
    </w:p>
    <w:p w:rsidR="00000000" w:rsidDel="00000000" w:rsidP="00000000" w:rsidRDefault="00000000" w:rsidRPr="00000000" w14:paraId="0000013E">
      <w:pPr>
        <w:numPr>
          <w:ilvl w:val="1"/>
          <w:numId w:val="18"/>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an account and log in.</w:t>
      </w:r>
    </w:p>
    <w:p w:rsidR="00000000" w:rsidDel="00000000" w:rsidP="00000000" w:rsidRDefault="00000000" w:rsidRPr="00000000" w14:paraId="0000013F">
      <w:pPr>
        <w:numPr>
          <w:ilvl w:val="1"/>
          <w:numId w:val="18"/>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Submit large assignments (multi-GB files).</w:t>
      </w:r>
    </w:p>
    <w:sdt>
      <w:sdtPr>
        <w:id w:val="-189862523"/>
        <w:tag w:val="goog_rdk_23"/>
      </w:sdtPr>
      <w:sdtContent>
        <w:p w:rsidR="00000000" w:rsidDel="00000000" w:rsidP="00000000" w:rsidRDefault="00000000" w:rsidRPr="00000000" w14:paraId="00000140">
          <w:pPr>
            <w:numPr>
              <w:ilvl w:val="1"/>
              <w:numId w:val="18"/>
            </w:numPr>
            <w:spacing w:line="276" w:lineRule="auto"/>
            <w:ind w:left="1440" w:hanging="360"/>
            <w:rPr>
              <w:ins w:author="a on" w:id="6" w:date="2025-11-30T19:49:51Z"/>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Verify submission completion and history.</w:t>
          </w:r>
          <w:sdt>
            <w:sdtPr>
              <w:id w:val="403719655"/>
              <w:tag w:val="goog_rdk_22"/>
            </w:sdtPr>
            <w:sdtContent>
              <w:ins w:author="a on" w:id="6" w:date="2025-11-30T19:49:51Z">
                <w:r w:rsidDel="00000000" w:rsidR="00000000" w:rsidRPr="00000000">
                  <w:rPr>
                    <w:rtl w:val="0"/>
                  </w:rPr>
                </w:r>
              </w:ins>
            </w:sdtContent>
          </w:sdt>
        </w:p>
      </w:sdtContent>
    </w:sdt>
    <w:sdt>
      <w:sdtPr>
        <w:id w:val="303466256"/>
        <w:tag w:val="goog_rdk_25"/>
      </w:sdtPr>
      <w:sdtContent>
        <w:p w:rsidR="00000000" w:rsidDel="00000000" w:rsidP="00000000" w:rsidRDefault="00000000" w:rsidRPr="00000000" w14:paraId="00000141">
          <w:pPr>
            <w:numPr>
              <w:ilvl w:val="1"/>
              <w:numId w:val="18"/>
            </w:numPr>
            <w:spacing w:line="276" w:lineRule="auto"/>
            <w:ind w:left="1440" w:hanging="360"/>
            <w:rPr>
              <w:rFonts w:ascii="Cambria" w:cs="Cambria" w:eastAsia="Cambria" w:hAnsi="Cambria"/>
              <w:sz w:val="24"/>
              <w:szCs w:val="24"/>
              <w:u w:val="none"/>
              <w:rPrChange w:author="a on" w:id="7" w:date="2025-11-30T19:49:51Z">
                <w:rPr>
                  <w:rFonts w:ascii="Cambria" w:cs="Cambria" w:eastAsia="Cambria" w:hAnsi="Cambria"/>
                  <w:sz w:val="24"/>
                  <w:szCs w:val="24"/>
                </w:rPr>
              </w:rPrChange>
            </w:rPr>
            <w:pPrChange w:author="a on" w:id="0" w:date="2025-11-30T19:49:51Z">
              <w:pPr>
                <w:numPr>
                  <w:ilvl w:val="1"/>
                  <w:numId w:val="18"/>
                </w:numPr>
                <w:spacing w:line="276" w:lineRule="auto"/>
                <w:ind w:left="1440" w:hanging="360"/>
              </w:pPr>
            </w:pPrChange>
          </w:pPr>
          <w:sdt>
            <w:sdtPr>
              <w:id w:val="6543572"/>
              <w:tag w:val="goog_rdk_24"/>
            </w:sdtPr>
            <w:sdtContent>
              <w:ins w:author="a on" w:id="6" w:date="2025-11-30T19:49:51Z">
                <w:r w:rsidDel="00000000" w:rsidR="00000000" w:rsidRPr="00000000">
                  <w:rPr>
                    <w:rFonts w:ascii="Cambria" w:cs="Cambria" w:eastAsia="Cambria" w:hAnsi="Cambria"/>
                    <w:sz w:val="24"/>
                    <w:szCs w:val="24"/>
                    <w:rtl w:val="0"/>
                  </w:rPr>
                  <w:t xml:space="preserve">Pull their project data onto their own computer</w:t>
                </w:r>
              </w:ins>
            </w:sdtContent>
          </w:sdt>
          <w:r w:rsidDel="00000000" w:rsidR="00000000" w:rsidRPr="00000000">
            <w:rPr>
              <w:rtl w:val="0"/>
            </w:rPr>
          </w:r>
        </w:p>
      </w:sdtContent>
    </w:sdt>
    <w:p w:rsidR="00000000" w:rsidDel="00000000" w:rsidP="00000000" w:rsidRDefault="00000000" w:rsidRPr="00000000" w14:paraId="00000142">
      <w:pPr>
        <w:numPr>
          <w:ilvl w:val="0"/>
          <w:numId w:val="18"/>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Instructor Features</w:t>
      </w:r>
    </w:p>
    <w:p w:rsidR="00000000" w:rsidDel="00000000" w:rsidP="00000000" w:rsidRDefault="00000000" w:rsidRPr="00000000" w14:paraId="00000143">
      <w:pPr>
        <w:numPr>
          <w:ilvl w:val="1"/>
          <w:numId w:val="18"/>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an account and log in.</w:t>
      </w:r>
    </w:p>
    <w:p w:rsidR="00000000" w:rsidDel="00000000" w:rsidP="00000000" w:rsidRDefault="00000000" w:rsidRPr="00000000" w14:paraId="00000144">
      <w:pPr>
        <w:numPr>
          <w:ilvl w:val="1"/>
          <w:numId w:val="18"/>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View students' submissions and metadata.</w:t>
      </w:r>
    </w:p>
    <w:p w:rsidR="00000000" w:rsidDel="00000000" w:rsidP="00000000" w:rsidRDefault="00000000" w:rsidRPr="00000000" w14:paraId="00000145">
      <w:pPr>
        <w:numPr>
          <w:ilvl w:val="1"/>
          <w:numId w:val="18"/>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Download submissions as ZIP archives (per student or per assignment)</w:t>
      </w:r>
    </w:p>
    <w:p w:rsidR="00000000" w:rsidDel="00000000" w:rsidP="00000000" w:rsidRDefault="00000000" w:rsidRPr="00000000" w14:paraId="00000146">
      <w:pPr>
        <w:numPr>
          <w:ilvl w:val="0"/>
          <w:numId w:val="18"/>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 Features</w:t>
      </w:r>
    </w:p>
    <w:p w:rsidR="00000000" w:rsidDel="00000000" w:rsidP="00000000" w:rsidRDefault="00000000" w:rsidRPr="00000000" w14:paraId="00000147">
      <w:pPr>
        <w:numPr>
          <w:ilvl w:val="1"/>
          <w:numId w:val="18"/>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SSH access for cluster management.</w:t>
      </w:r>
    </w:p>
    <w:p w:rsidR="00000000" w:rsidDel="00000000" w:rsidP="00000000" w:rsidRDefault="00000000" w:rsidRPr="00000000" w14:paraId="00000148">
      <w:pPr>
        <w:numPr>
          <w:ilvl w:val="1"/>
          <w:numId w:val="18"/>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Monitor replication, storage usage, and cluster health.</w:t>
      </w:r>
    </w:p>
    <w:p w:rsidR="00000000" w:rsidDel="00000000" w:rsidP="00000000" w:rsidRDefault="00000000" w:rsidRPr="00000000" w14:paraId="00000149">
      <w:pPr>
        <w:numPr>
          <w:ilvl w:val="1"/>
          <w:numId w:val="18"/>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Troubleshoot and apply upgrades.</w:t>
      </w:r>
    </w:p>
    <w:p w:rsidR="00000000" w:rsidDel="00000000" w:rsidP="00000000" w:rsidRDefault="00000000" w:rsidRPr="00000000" w14:paraId="0000014A">
      <w:pPr>
        <w:pStyle w:val="Heading3"/>
        <w:spacing w:line="276" w:lineRule="auto"/>
        <w:rPr/>
      </w:pPr>
      <w:bookmarkStart w:colFirst="0" w:colLast="0" w:name="_heading=h.cs1knrkgxavv" w:id="38"/>
      <w:bookmarkEnd w:id="38"/>
      <w:r w:rsidDel="00000000" w:rsidR="00000000" w:rsidRPr="00000000">
        <w:rPr>
          <w:rtl w:val="0"/>
        </w:rPr>
        <w:t xml:space="preserve">Optional Features</w:t>
      </w:r>
    </w:p>
    <w:p w:rsidR="00000000" w:rsidDel="00000000" w:rsidP="00000000" w:rsidRDefault="00000000" w:rsidRPr="00000000" w14:paraId="0000014B">
      <w:pPr>
        <w:numPr>
          <w:ilvl w:val="0"/>
          <w:numId w:val="2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3D-printed frame for Raspberry Pi nodes and intranet setup for local access.</w:t>
      </w:r>
    </w:p>
    <w:p w:rsidR="00000000" w:rsidDel="00000000" w:rsidP="00000000" w:rsidRDefault="00000000" w:rsidRPr="00000000" w14:paraId="0000014C">
      <w:pPr>
        <w:numPr>
          <w:ilvl w:val="0"/>
          <w:numId w:val="2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Virtual IDE for distributed development on low-cost devices.</w:t>
      </w:r>
    </w:p>
    <w:p w:rsidR="00000000" w:rsidDel="00000000" w:rsidP="00000000" w:rsidRDefault="00000000" w:rsidRPr="00000000" w14:paraId="0000014D">
      <w:pPr>
        <w:numPr>
          <w:ilvl w:val="0"/>
          <w:numId w:val="2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Quality assurance and maintainability tools to ensure long-term file integrity and system scalability, like NAS integration.</w:t>
      </w:r>
    </w:p>
    <w:p w:rsidR="00000000" w:rsidDel="00000000" w:rsidP="00000000" w:rsidRDefault="00000000" w:rsidRPr="00000000" w14:paraId="0000014E">
      <w:pPr>
        <w:numPr>
          <w:ilvl w:val="0"/>
          <w:numId w:val="21"/>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Replication monitoring and auto-healing for lost nodes to improve resilience.</w:t>
      </w:r>
    </w:p>
    <w:p w:rsidR="00000000" w:rsidDel="00000000" w:rsidP="00000000" w:rsidRDefault="00000000" w:rsidRPr="00000000" w14:paraId="0000014F">
      <w:pPr>
        <w:spacing w:line="276"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0">
      <w:pPr>
        <w:spacing w:line="276" w:lineRule="auto"/>
        <w:rPr>
          <w:rFonts w:ascii="Cambria" w:cs="Cambria" w:eastAsia="Cambria" w:hAnsi="Cambria"/>
          <w:sz w:val="24"/>
          <w:szCs w:val="24"/>
        </w:rPr>
      </w:pPr>
      <w:bookmarkStart w:colFirst="0" w:colLast="0" w:name="_heading=h.x8wez6ar0rqx" w:id="39"/>
      <w:bookmarkEnd w:id="39"/>
      <w:r w:rsidDel="00000000" w:rsidR="00000000" w:rsidRPr="00000000">
        <w:rPr>
          <w:rtl w:val="0"/>
        </w:rPr>
      </w:r>
    </w:p>
    <w:p w:rsidR="00000000" w:rsidDel="00000000" w:rsidP="00000000" w:rsidRDefault="00000000" w:rsidRPr="00000000" w14:paraId="00000151">
      <w:pPr>
        <w:pStyle w:val="Heading2"/>
        <w:spacing w:line="276" w:lineRule="auto"/>
        <w:rPr/>
      </w:pPr>
      <w:r w:rsidDel="00000000" w:rsidR="00000000" w:rsidRPr="00000000">
        <w:rPr>
          <w:rtl w:val="0"/>
        </w:rPr>
        <w:t xml:space="preserve">4.4. SWOT Analysis:</w:t>
      </w:r>
    </w:p>
    <w:p w:rsidR="00000000" w:rsidDel="00000000" w:rsidP="00000000" w:rsidRDefault="00000000" w:rsidRPr="00000000" w14:paraId="00000152">
      <w:pPr>
        <w:pStyle w:val="Heading3"/>
        <w:rPr/>
      </w:pPr>
      <w:bookmarkStart w:colFirst="0" w:colLast="0" w:name="_heading=h.8vpahyso0yx7" w:id="40"/>
      <w:bookmarkEnd w:id="40"/>
      <w:r w:rsidDel="00000000" w:rsidR="00000000" w:rsidRPr="00000000">
        <w:rPr>
          <w:rtl w:val="0"/>
        </w:rPr>
        <w:t xml:space="preserve">Strengths</w:t>
      </w:r>
    </w:p>
    <w:p w:rsidR="00000000" w:rsidDel="00000000" w:rsidP="00000000" w:rsidRDefault="00000000" w:rsidRPr="00000000" w14:paraId="00000153">
      <w:pPr>
        <w:numPr>
          <w:ilvl w:val="0"/>
          <w:numId w:val="1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Low-cost, scalable infrastructure using Raspberry Pi 5 hardware.</w:t>
      </w:r>
    </w:p>
    <w:p w:rsidR="00000000" w:rsidDel="00000000" w:rsidP="00000000" w:rsidRDefault="00000000" w:rsidRPr="00000000" w14:paraId="00000154">
      <w:pPr>
        <w:numPr>
          <w:ilvl w:val="0"/>
          <w:numId w:val="1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Open-source stack (Git-annex, K3s, Longhorn, Supabase).</w:t>
      </w:r>
    </w:p>
    <w:p w:rsidR="00000000" w:rsidDel="00000000" w:rsidP="00000000" w:rsidRDefault="00000000" w:rsidRPr="00000000" w14:paraId="00000155">
      <w:pPr>
        <w:numPr>
          <w:ilvl w:val="0"/>
          <w:numId w:val="1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Fault tolerance through Longhorn replication and rollback.</w:t>
      </w:r>
    </w:p>
    <w:p w:rsidR="00000000" w:rsidDel="00000000" w:rsidP="00000000" w:rsidRDefault="00000000" w:rsidRPr="00000000" w14:paraId="00000156">
      <w:pPr>
        <w:numPr>
          <w:ilvl w:val="0"/>
          <w:numId w:val="1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Supports multi-gigabyte files that exceed GitHub and Brightspace limits.</w:t>
      </w:r>
    </w:p>
    <w:p w:rsidR="00000000" w:rsidDel="00000000" w:rsidP="00000000" w:rsidRDefault="00000000" w:rsidRPr="00000000" w14:paraId="00000157">
      <w:pPr>
        <w:numPr>
          <w:ilvl w:val="0"/>
          <w:numId w:val="1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Self-hosted design ensures long-term access without cloud dependency.</w:t>
      </w:r>
    </w:p>
    <w:p w:rsidR="00000000" w:rsidDel="00000000" w:rsidP="00000000" w:rsidRDefault="00000000" w:rsidRPr="00000000" w14:paraId="00000158">
      <w:pPr>
        <w:pStyle w:val="Heading3"/>
        <w:rPr/>
      </w:pPr>
      <w:bookmarkStart w:colFirst="0" w:colLast="0" w:name="_heading=h.xqu6hidrppdg" w:id="41"/>
      <w:bookmarkEnd w:id="41"/>
      <w:r w:rsidDel="00000000" w:rsidR="00000000" w:rsidRPr="00000000">
        <w:rPr>
          <w:rtl w:val="0"/>
        </w:rPr>
        <w:t xml:space="preserve">Weaknesses</w:t>
      </w:r>
    </w:p>
    <w:p w:rsidR="00000000" w:rsidDel="00000000" w:rsidP="00000000" w:rsidRDefault="00000000" w:rsidRPr="00000000" w14:paraId="00000159">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Limited processing and memory compared to enterprise servers.</w:t>
      </w:r>
    </w:p>
    <w:p w:rsidR="00000000" w:rsidDel="00000000" w:rsidP="00000000" w:rsidRDefault="00000000" w:rsidRPr="00000000" w14:paraId="0000015A">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Dependence on Supabase for authentication may cause downtime.</w:t>
      </w:r>
    </w:p>
    <w:p w:rsidR="00000000" w:rsidDel="00000000" w:rsidP="00000000" w:rsidRDefault="00000000" w:rsidRPr="00000000" w14:paraId="0000015B">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Steep learning curve: team’s limited experience with K3s and distributed systems.</w:t>
      </w:r>
    </w:p>
    <w:p w:rsidR="00000000" w:rsidDel="00000000" w:rsidP="00000000" w:rsidRDefault="00000000" w:rsidRPr="00000000" w14:paraId="0000015C">
      <w:pPr>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Complexity of setup may be difficult for non-technical instructors.</w:t>
      </w:r>
    </w:p>
    <w:p w:rsidR="00000000" w:rsidDel="00000000" w:rsidP="00000000" w:rsidRDefault="00000000" w:rsidRPr="00000000" w14:paraId="0000015D">
      <w:pPr>
        <w:pStyle w:val="Heading3"/>
        <w:rPr/>
      </w:pPr>
      <w:bookmarkStart w:colFirst="0" w:colLast="0" w:name="_heading=h.qfidcnwhwg04" w:id="42"/>
      <w:bookmarkEnd w:id="42"/>
      <w:r w:rsidDel="00000000" w:rsidR="00000000" w:rsidRPr="00000000">
        <w:rPr>
          <w:rtl w:val="0"/>
        </w:rPr>
        <w:t xml:space="preserve">Opportunities</w:t>
      </w:r>
    </w:p>
    <w:p w:rsidR="00000000" w:rsidDel="00000000" w:rsidP="00000000" w:rsidRDefault="00000000" w:rsidRPr="00000000" w14:paraId="0000015E">
      <w:pPr>
        <w:numPr>
          <w:ilvl w:val="0"/>
          <w:numId w:val="1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Collect direct feedback from students and instructors to refine usability.</w:t>
      </w:r>
    </w:p>
    <w:p w:rsidR="00000000" w:rsidDel="00000000" w:rsidP="00000000" w:rsidRDefault="00000000" w:rsidRPr="00000000" w14:paraId="0000015F">
      <w:pPr>
        <w:numPr>
          <w:ilvl w:val="0"/>
          <w:numId w:val="1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Expand usage beyond game development to other large-file courses (design, media, research datasets).</w:t>
      </w:r>
    </w:p>
    <w:p w:rsidR="00000000" w:rsidDel="00000000" w:rsidP="00000000" w:rsidRDefault="00000000" w:rsidRPr="00000000" w14:paraId="00000160">
      <w:pPr>
        <w:numPr>
          <w:ilvl w:val="0"/>
          <w:numId w:val="1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Integrate external NAS or hybrid cloud for scalable long-term storage.</w:t>
      </w:r>
    </w:p>
    <w:p w:rsidR="00000000" w:rsidDel="00000000" w:rsidP="00000000" w:rsidRDefault="00000000" w:rsidRPr="00000000" w14:paraId="00000161">
      <w:pPr>
        <w:numPr>
          <w:ilvl w:val="0"/>
          <w:numId w:val="1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 optional Virtual IDE for students with low-resource devices.</w:t>
      </w:r>
    </w:p>
    <w:p w:rsidR="00000000" w:rsidDel="00000000" w:rsidP="00000000" w:rsidRDefault="00000000" w:rsidRPr="00000000" w14:paraId="00000162">
      <w:pPr>
        <w:numPr>
          <w:ilvl w:val="0"/>
          <w:numId w:val="1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Enhance resilience with optional replication monitoring</w:t>
      </w:r>
    </w:p>
    <w:p w:rsidR="00000000" w:rsidDel="00000000" w:rsidP="00000000" w:rsidRDefault="00000000" w:rsidRPr="00000000" w14:paraId="00000163">
      <w:pPr>
        <w:numPr>
          <w:ilvl w:val="0"/>
          <w:numId w:val="1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Open-source release could benefit other institutions.</w:t>
      </w:r>
    </w:p>
    <w:p w:rsidR="00000000" w:rsidDel="00000000" w:rsidP="00000000" w:rsidRDefault="00000000" w:rsidRPr="00000000" w14:paraId="00000164">
      <w:pPr>
        <w:pStyle w:val="Heading3"/>
        <w:rPr/>
      </w:pPr>
      <w:bookmarkStart w:colFirst="0" w:colLast="0" w:name="_heading=h.kfknfbaxuapk" w:id="43"/>
      <w:bookmarkEnd w:id="43"/>
      <w:r w:rsidDel="00000000" w:rsidR="00000000" w:rsidRPr="00000000">
        <w:rPr>
          <w:rtl w:val="0"/>
        </w:rPr>
        <w:t xml:space="preserve">Threats</w:t>
      </w:r>
    </w:p>
    <w:p w:rsidR="00000000" w:rsidDel="00000000" w:rsidP="00000000" w:rsidRDefault="00000000" w:rsidRPr="00000000" w14:paraId="00000165">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Institutional IT restrictions on VPNs or external network access.</w:t>
      </w:r>
    </w:p>
    <w:p w:rsidR="00000000" w:rsidDel="00000000" w:rsidP="00000000" w:rsidRDefault="00000000" w:rsidRPr="00000000" w14:paraId="00000166">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Hardware or SSD failures could cause downtime without proactive planning.</w:t>
      </w:r>
    </w:p>
    <w:p w:rsidR="00000000" w:rsidDel="00000000" w:rsidP="00000000" w:rsidRDefault="00000000" w:rsidRPr="00000000" w14:paraId="00000167">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Internet or Supabase outages may disrupt logins and metadata access.</w:t>
      </w:r>
    </w:p>
    <w:p w:rsidR="00000000" w:rsidDel="00000000" w:rsidP="00000000" w:rsidRDefault="00000000" w:rsidRPr="00000000" w14:paraId="00000168">
      <w:pPr>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Scope creep from optional features (IDE, auto-healing, extra security) could delay core functionality.</w:t>
      </w: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line="240" w:lineRule="auto"/>
            <w:ind w:lef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Version 1.0</w:t>
          </w:r>
        </w:p>
      </w:tc>
      <w:tc>
        <w:tcPr>
          <w:shd w:fill="auto" w:val="clear"/>
          <w:tcMar>
            <w:top w:w="100.0" w:type="dxa"/>
            <w:left w:w="100.0" w:type="dxa"/>
            <w:bottom w:w="100.0" w:type="dxa"/>
            <w:right w:w="100.0" w:type="dxa"/>
          </w:tcMar>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line="240" w:lineRule="auto"/>
            <w:jc w:val="righ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Page </w:t>
          </w:r>
          <w:r w:rsidDel="00000000" w:rsidR="00000000" w:rsidRPr="00000000">
            <w:rPr>
              <w:rFonts w:ascii="Cambria" w:cs="Cambria" w:eastAsia="Cambria" w:hAnsi="Cambr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tabs>
        <w:tab w:val="center" w:leader="none" w:pos="4680"/>
        <w:tab w:val="right" w:leader="none" w:pos="9360"/>
      </w:tabs>
      <w:spacing w:line="240" w:lineRule="auto"/>
      <w:ind w:firstLine="227"/>
      <w:jc w:val="both"/>
      <w:rPr>
        <w:rFonts w:ascii="Times" w:cs="Times" w:eastAsia="Times" w:hAnsi="Times"/>
        <w:sz w:val="20"/>
        <w:szCs w:val="20"/>
      </w:rPr>
    </w:pPr>
    <w:r w:rsidDel="00000000" w:rsidR="00000000" w:rsidRPr="00000000">
      <w:rPr>
        <w:rtl w:val="0"/>
      </w:rPr>
    </w:r>
  </w:p>
  <w:tbl>
    <w:tblPr>
      <w:tblStyle w:val="Table5"/>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gridSpan w:val="2"/>
        </w:tcPr>
        <w:p w:rsidR="00000000" w:rsidDel="00000000" w:rsidP="00000000" w:rsidRDefault="00000000" w:rsidRPr="00000000" w14:paraId="0000016A">
          <w:pPr>
            <w:spacing w:line="240" w:lineRule="auto"/>
            <w:ind w:firstLine="227"/>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Title: Preliminary Vision Document - Team#12</w:t>
          </w:r>
        </w:p>
      </w:tc>
    </w:tr>
    <w:tr>
      <w:trPr>
        <w:cantSplit w:val="0"/>
        <w:trHeight w:val="195" w:hRule="atLeast"/>
        <w:tblHeader w:val="0"/>
      </w:trPr>
      <w:tc>
        <w:tcPr/>
        <w:p w:rsidR="00000000" w:rsidDel="00000000" w:rsidP="00000000" w:rsidRDefault="00000000" w:rsidRPr="00000000" w14:paraId="0000016C">
          <w:pPr>
            <w:spacing w:line="240" w:lineRule="auto"/>
            <w:ind w:firstLine="227"/>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Version:   1.0</w:t>
          </w:r>
        </w:p>
      </w:tc>
      <w:tc>
        <w:tcPr/>
        <w:p w:rsidR="00000000" w:rsidDel="00000000" w:rsidP="00000000" w:rsidRDefault="00000000" w:rsidRPr="00000000" w14:paraId="0000016D">
          <w:pPr>
            <w:spacing w:line="240" w:lineRule="auto"/>
            <w:ind w:firstLine="227"/>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Date:1</w:t>
          </w:r>
          <w:sdt>
            <w:sdtPr>
              <w:id w:val="1653855815"/>
              <w:tag w:val="goog_rdk_26"/>
            </w:sdtPr>
            <w:sdtContent>
              <w:ins w:author="a on" w:id="8" w:date="2025-11-30T19:47:54Z">
                <w:r w:rsidDel="00000000" w:rsidR="00000000" w:rsidRPr="00000000">
                  <w:rPr>
                    <w:rFonts w:ascii="Cambria" w:cs="Cambria" w:eastAsia="Cambria" w:hAnsi="Cambria"/>
                    <w:sz w:val="20"/>
                    <w:szCs w:val="20"/>
                    <w:rtl w:val="0"/>
                  </w:rPr>
                  <w:t xml:space="preserve">2</w:t>
                </w:r>
              </w:ins>
            </w:sdtContent>
          </w:sdt>
          <w:sdt>
            <w:sdtPr>
              <w:id w:val="1951417568"/>
              <w:tag w:val="goog_rdk_27"/>
            </w:sdtPr>
            <w:sdtContent>
              <w:del w:author="a on" w:id="8" w:date="2025-11-30T19:47:54Z">
                <w:r w:rsidDel="00000000" w:rsidR="00000000" w:rsidRPr="00000000">
                  <w:rPr>
                    <w:rFonts w:ascii="Cambria" w:cs="Cambria" w:eastAsia="Cambria" w:hAnsi="Cambria"/>
                    <w:sz w:val="20"/>
                    <w:szCs w:val="20"/>
                    <w:rtl w:val="0"/>
                  </w:rPr>
                  <w:delText xml:space="preserve">0</w:delText>
                </w:r>
              </w:del>
            </w:sdtContent>
          </w:sdt>
          <w:r w:rsidDel="00000000" w:rsidR="00000000" w:rsidRPr="00000000">
            <w:rPr>
              <w:rFonts w:ascii="Cambria" w:cs="Cambria" w:eastAsia="Cambria" w:hAnsi="Cambria"/>
              <w:sz w:val="20"/>
              <w:szCs w:val="20"/>
              <w:rtl w:val="0"/>
            </w:rPr>
            <w:t xml:space="preserve">/1</w:t>
          </w:r>
          <w:sdt>
            <w:sdtPr>
              <w:id w:val="224284658"/>
              <w:tag w:val="goog_rdk_28"/>
            </w:sdtPr>
            <w:sdtContent>
              <w:ins w:author="a on" w:id="9" w:date="2025-11-30T19:47:52Z">
                <w:r w:rsidDel="00000000" w:rsidR="00000000" w:rsidRPr="00000000">
                  <w:rPr>
                    <w:rFonts w:ascii="Cambria" w:cs="Cambria" w:eastAsia="Cambria" w:hAnsi="Cambria"/>
                    <w:sz w:val="20"/>
                    <w:szCs w:val="20"/>
                    <w:rtl w:val="0"/>
                  </w:rPr>
                  <w:t xml:space="preserve">2</w:t>
                </w:r>
              </w:ins>
            </w:sdtContent>
          </w:sdt>
          <w:sdt>
            <w:sdtPr>
              <w:id w:val="-1005640190"/>
              <w:tag w:val="goog_rdk_29"/>
            </w:sdtPr>
            <w:sdtContent>
              <w:del w:author="a on" w:id="9" w:date="2025-11-30T19:47:52Z">
                <w:r w:rsidDel="00000000" w:rsidR="00000000" w:rsidRPr="00000000">
                  <w:rPr>
                    <w:rFonts w:ascii="Cambria" w:cs="Cambria" w:eastAsia="Cambria" w:hAnsi="Cambria"/>
                    <w:sz w:val="20"/>
                    <w:szCs w:val="20"/>
                    <w:rtl w:val="0"/>
                  </w:rPr>
                  <w:delText xml:space="preserve">0</w:delText>
                </w:r>
              </w:del>
            </w:sdtContent>
          </w:sdt>
          <w:r w:rsidDel="00000000" w:rsidR="00000000" w:rsidRPr="00000000">
            <w:rPr>
              <w:rFonts w:ascii="Cambria" w:cs="Cambria" w:eastAsia="Cambria" w:hAnsi="Cambria"/>
              <w:sz w:val="20"/>
              <w:szCs w:val="20"/>
              <w:rtl w:val="0"/>
            </w:rPr>
            <w:t xml:space="preserve">/2025</w:t>
          </w:r>
        </w:p>
      </w:tc>
    </w:tr>
  </w:tbl>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36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Cambria" w:cs="Cambria" w:eastAsia="Cambria" w:hAnsi="Cambria"/>
      <w:sz w:val="40"/>
      <w:szCs w:val="40"/>
    </w:rPr>
  </w:style>
  <w:style w:type="paragraph" w:styleId="Heading2">
    <w:name w:val="heading 2"/>
    <w:basedOn w:val="Normal"/>
    <w:next w:val="Normal"/>
    <w:pPr>
      <w:keepNext w:val="1"/>
      <w:keepLines w:val="1"/>
    </w:pPr>
    <w:rPr>
      <w:rFonts w:ascii="Cambria" w:cs="Cambria" w:eastAsia="Cambria" w:hAnsi="Cambria"/>
      <w:sz w:val="32"/>
      <w:szCs w:val="32"/>
    </w:rPr>
  </w:style>
  <w:style w:type="paragraph" w:styleId="Heading3">
    <w:name w:val="heading 3"/>
    <w:basedOn w:val="Normal"/>
    <w:next w:val="Normal"/>
    <w:pPr>
      <w:keepNext w:val="1"/>
      <w:keepLines w:val="1"/>
      <w:spacing w:before="20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Cambria" w:cs="Cambria" w:eastAsia="Cambria" w:hAnsi="Cambria"/>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240" w:before="240" w:lineRule="auto"/>
      <w:jc w:val="center"/>
    </w:pPr>
    <w:rPr>
      <w:rFonts w:ascii="Cambria" w:cs="Cambria" w:eastAsia="Cambria" w:hAnsi="Cambri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etallb.io/" TargetMode="External"/><Relationship Id="rId10" Type="http://schemas.openxmlformats.org/officeDocument/2006/relationships/hyperlink" Target="https://longhorn.io/docs/1.10.0/" TargetMode="External"/><Relationship Id="rId13" Type="http://schemas.openxmlformats.org/officeDocument/2006/relationships/header" Target="header1.xml"/><Relationship Id="rId12" Type="http://schemas.openxmlformats.org/officeDocument/2006/relationships/hyperlink" Target="https://help.ubuntu.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aspberrypi.com/documentation/"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docker.com/" TargetMode="External"/><Relationship Id="rId8" Type="http://schemas.openxmlformats.org/officeDocument/2006/relationships/hyperlink" Target="https://docs.k3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fY8lI/NlSRxjdvdzMs42BuOpw==">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2023-10-20T04:46:00Z</dcterms:created>
</cp:coreProperties>
</file>